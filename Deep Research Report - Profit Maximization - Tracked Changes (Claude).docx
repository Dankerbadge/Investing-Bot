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bookmarkStart w:id="20" w:name="header"/>
    <w:bookmarkEnd w:id="20"/>
    <w:bookmarkStart w:id="108" w:name="content"/>
    <w:bookmarkStart w:id="107" w:name="X9d130ab3a11395046ea893a1af4225c0bcfdfba"/>
    <w:p>
      <w:pPr>
        <w:pStyle w:val="Heading1"/>
      </w:pPr>
      <w:r>
        <w:t xml:space="preserve">Deep Research Report on Building a Profit-Maximization Trading Bot Using the Schwab API and Free Data APIs</w:t>
      </w:r>
    </w:p>
    <w:bookmarkStart w:id="25" w:name="executive-summary"/>
    <w:p>
      <w:pPr>
        <w:pStyle w:val="Heading2"/>
      </w:pPr>
      <w:r>
        <w:t xml:space="preserve">Executive summary</w:t>
      </w:r>
    </w:p>
    <w:p>
      <w:pPr>
        <w:pStyle w:val="FirstParagraph"/>
      </w:pPr>
      <w:r>
        <w:t xml:space="preserve">Building a trading bot around the Schwab API is technically feasible using standard OAuth 2.0 authorization-code authentication and REST endpoints for market data and trading. Community-derived OpenAPI clients indicate a clear separation between</w:t>
      </w:r>
      <w:r>
        <w:t xml:space="preserve"> </w:t>
      </w:r>
      <w:r>
        <w:rPr>
          <w:b/>
          <w:bCs/>
        </w:rPr>
        <w:t xml:space="preserve">Market Data</w:t>
      </w:r>
      <w:r>
        <w:t xml:space="preserve"> </w:t>
      </w:r>
      <w:r>
        <w:t xml:space="preserve">endpoints (base path</w:t>
      </w:r>
      <w:r>
        <w:t xml:space="preserve"> </w:t>
      </w:r>
      <w:r>
        <w:rPr>
          <w:rStyle w:val="VerbatimChar"/>
        </w:rPr>
        <w:t xml:space="preserve">https://api.schwabapi.com/marketdata/v1</w:t>
      </w:r>
      <w:r>
        <w:t xml:space="preserve">) and</w:t>
      </w:r>
      <w:r>
        <w:t xml:space="preserve"> </w:t>
      </w:r>
      <w:r>
        <w:rPr>
          <w:b/>
          <w:bCs/>
        </w:rPr>
        <w:t xml:space="preserve">Accounts &amp; Trading</w:t>
      </w:r>
      <w:r>
        <w:t xml:space="preserve"> </w:t>
      </w:r>
      <w:r>
        <w:t xml:space="preserve">endpoints (base path</w:t>
      </w:r>
      <w:r>
        <w:t xml:space="preserve"> </w:t>
      </w:r>
      <w:r>
        <w:rPr>
          <w:rStyle w:val="VerbatimChar"/>
        </w:rPr>
        <w:t xml:space="preserve">https://api.schwabapi.com/trader/v1</w:t>
      </w:r>
      <w:r>
        <w:t xml:space="preserve">). The market-data surface area notably includes</w:t>
      </w:r>
      <w:r>
        <w:t xml:space="preserve"> </w:t>
      </w:r>
      <w:r>
        <w:rPr>
          <w:b/>
          <w:bCs/>
        </w:rPr>
        <w:t xml:space="preserve">quotes</w:t>
      </w:r>
      <w:r>
        <w:t xml:space="preserve">,</w:t>
      </w:r>
      <w:r>
        <w:t xml:space="preserve"> </w:t>
      </w:r>
      <w:r>
        <w:rPr>
          <w:b/>
          <w:bCs/>
        </w:rPr>
        <w:t xml:space="preserve">price history</w:t>
      </w:r>
      <w:r>
        <w:t xml:space="preserve">,</w:t>
      </w:r>
      <w:r>
        <w:t xml:space="preserve"> </w:t>
      </w:r>
      <w:r>
        <w:rPr>
          <w:b/>
          <w:bCs/>
        </w:rPr>
        <w:t xml:space="preserve">option chains</w:t>
      </w:r>
      <w:r>
        <w:t xml:space="preserve">,</w:t>
      </w:r>
      <w:r>
        <w:t xml:space="preserve"> </w:t>
      </w:r>
      <w:r>
        <w:rPr>
          <w:b/>
          <w:bCs/>
        </w:rPr>
        <w:t xml:space="preserve">market hours</w:t>
      </w:r>
      <w:r>
        <w:t xml:space="preserve">,</w:t>
      </w:r>
      <w:r>
        <w:t xml:space="preserve"> </w:t>
      </w:r>
      <w:r>
        <w:rPr>
          <w:b/>
          <w:bCs/>
        </w:rPr>
        <w:t xml:space="preserve">movers</w:t>
      </w:r>
      <w:r>
        <w:t xml:space="preserve">, and</w:t>
      </w:r>
      <w:r>
        <w:t xml:space="preserve"> </w:t>
      </w:r>
      <w:r>
        <w:rPr>
          <w:b/>
          <w:bCs/>
        </w:rPr>
        <w:t xml:space="preserve">instrument lookup</w:t>
      </w:r>
      <w:r>
        <w:t xml:space="preserve">.</w:t>
      </w:r>
      <w:r>
        <w:t xml:space="preserve"> </w:t>
      </w:r>
      <w:hyperlink r:id="rId21">
        <w:r>
          <w:rPr>
            <w:rStyle w:val="Hyperlink"/>
          </w:rPr>
          <w:t xml:space="preserve">[1]</w:t>
        </w:r>
      </w:hyperlink>
    </w:p>
    <w:p>
      <w:pPr>
        <w:pStyle w:val="BodyText"/>
      </w:pPr>
      <w:r>
        <w:t xml:space="preserve">From an ROI-per-developer-hour perspective, the highest-leverage work is usually</w:t>
      </w:r>
      <w:r>
        <w:t xml:space="preserve"> </w:t>
      </w:r>
      <w:r>
        <w:rPr>
          <w:b/>
          <w:bCs/>
        </w:rPr>
        <w:t xml:space="preserve">not</w:t>
      </w:r>
      <w:r>
        <w:t xml:space="preserve"> </w:t>
      </w:r>
      <w:r>
        <w:t xml:space="preserve">complex “alpha” engineering first; it is (a) reliable brokerage integration, (b) realistic backtesting with transaction-cost and slippage modeling, and (c) strict risk limits and monitoring. This is supported by the long-standing reality that many active traders experience substantial losses, especially early on.</w:t>
      </w:r>
      <w:r>
        <w:t xml:space="preserve"> </w:t>
      </w:r>
      <w:hyperlink r:id="rId22">
        <w:r>
          <w:rPr>
            <w:rStyle w:val="Hyperlink"/>
          </w:rPr>
          <w:t xml:space="preserve">[2]</w:t>
        </w:r>
      </w:hyperlink>
    </w:p>
    <w:p>
      <w:pPr>
        <w:pStyle w:val="BodyText"/>
      </w:pPr>
      <w:r>
        <w:t xml:space="preserve">A practical “maximize ROI per dev time” posture is to:</w:t>
      </w:r>
      <w:r>
        <w:t xml:space="preserve"> </w:t>
      </w:r>
      <w:r>
        <w:t xml:space="preserve">- Start with</w:t>
      </w:r>
      <w:r>
        <w:t xml:space="preserve"> </w:t>
      </w:r>
      <w:r>
        <w:rPr>
          <w:b/>
          <w:bCs/>
        </w:rPr>
        <w:t xml:space="preserve">low-frequency strategies</w:t>
      </w:r>
      <w:r>
        <w:t xml:space="preserve"> </w:t>
      </w:r>
      <w:r>
        <w:t xml:space="preserve">(daily/weekly) that are robust to latency and data imperfections (trend-following / momentum / simple factor rotation).</w:t>
      </w:r>
      <w:r>
        <w:t xml:space="preserve"> </w:t>
      </w:r>
      <w:r>
        <w:t xml:space="preserve">- Use the bot to enforce discipline: position sizing, drawdown caps, kill-switches, and consistency checks.</w:t>
      </w:r>
      <w:r>
        <w:t xml:space="preserve"> </w:t>
      </w:r>
      <w:r>
        <w:t xml:space="preserve">- Only later graduate to more data-intensive classes (event-driven, intraday mean reversion, ML), because these tend to have a higher overfitting risk and require higher-quality intraday data.</w:t>
      </w:r>
      <w:r>
        <w:t xml:space="preserve"> </w:t>
      </w:r>
      <w:ins w:id="1" w:author="Claude" w:date="2026-04-03T20:45:00Z">
        <w:r>
          <w:t xml:space="preserve"> - Add a VRP sleeve once plumbing is stable: systematically monetize the tendency for implied volatility to exceed realized volatility on liquid index ETFs, with hard assignment and drawdown controls.</w:t>
        </w:r>
      </w:ins>
      <w:hyperlink r:id="rId23">
        <w:r>
          <w:rPr>
            <w:rStyle w:val="Hyperlink"/>
          </w:rPr>
          <w:t xml:space="preserve">[3]</w:t>
        </w:r>
      </w:hyperlink>
    </w:p>
    <w:p>
      <w:pPr>
        <w:pStyle w:val="BodyText"/>
      </w:pPr>
      <w:r>
        <w:t xml:space="preserve">Because your long-term objective is ~10× account growth, the system should be designed for</w:t>
      </w:r>
      <w:r>
        <w:t xml:space="preserve"> </w:t>
      </w:r>
      <w:r>
        <w:rPr>
          <w:b/>
          <w:bCs/>
        </w:rPr>
        <w:t xml:space="preserve">survivability under adverse regimes</w:t>
      </w:r>
      <w:r>
        <w:t xml:space="preserve"> </w:t>
      </w:r>
      <w:r>
        <w:t xml:space="preserve">(fat tails, volatility spikes, gaps) and for</w:t>
      </w:r>
      <w:r>
        <w:t xml:space="preserve"> </w:t>
      </w:r>
      <w:r>
        <w:rPr>
          <w:b/>
          <w:bCs/>
        </w:rPr>
        <w:t xml:space="preserve">continuous improvement</w:t>
      </w:r>
      <w:r>
        <w:t xml:space="preserve"> </w:t>
      </w:r>
      <w:r>
        <w:t xml:space="preserve">(walk-forward evaluation, strict versioning, and monitoring). In parallel, you must remain within regulatory and ethical constraints (e.g., avoiding manipulative behaviors; respecting margin/day-trading rules; and understanding options risks/disclosures).</w:t>
      </w:r>
      <w:r>
        <w:t xml:space="preserve"> </w:t>
      </w:r>
      <w:hyperlink r:id="rId24">
        <w:r>
          <w:rPr>
            <w:rStyle w:val="Hyperlink"/>
          </w:rPr>
          <w:t xml:space="preserve">[4]</w:t>
        </w:r>
      </w:hyperlink>
    </w:p>
    <w:p>
      <w:pPr>
        <w:pStyle w:val="BodyText"/>
      </w:pPr>
      <w:ins w:id="2" w:author="Claude" w:date="2026-04-03T20:45:00Z">
        <w:r>
          <w:t>Two high-leverage additions for a 10× objective that were underemphasized above are (1) volatility risk premium (VRP) harvesting and (2) fractional Kelly sizing. VRP harvesting targets the structural gap where implied volatility often exceeds realized volatility, while fractional Kelly converts positive expectancy into faster geometric compounding without full-Kelly drawdown severity.</w:t>
        </w:r>
      </w:ins>
    </w:p>
    <w:p>
      <w:pPr>
        <w:pStyle w:val="BodyText"/>
      </w:pPr>
      <w:r>
        <w:t xml:space="preserve">Assumptions used throughout (explicitly open-ended per your request):</w:t>
      </w:r>
      <w:r>
        <w:t xml:space="preserve"> </w:t>
      </w:r>
      <w:r>
        <w:t xml:space="preserve">- You are an</w:t>
      </w:r>
      <w:r>
        <w:t xml:space="preserve"> </w:t>
      </w:r>
      <w:r>
        <w:rPr>
          <w:b/>
          <w:bCs/>
        </w:rPr>
        <w:t xml:space="preserve">individual trading your own account</w:t>
      </w:r>
      <w:r>
        <w:t xml:space="preserve"> </w:t>
      </w:r>
      <w:r>
        <w:t xml:space="preserve">(not managing external client funds).</w:t>
      </w:r>
      <w:r>
        <w:t xml:space="preserve"> </w:t>
      </w:r>
      <w:r>
        <w:t xml:space="preserve">- Programming language is</w:t>
      </w:r>
      <w:r>
        <w:t xml:space="preserve"> </w:t>
      </w:r>
      <w:r>
        <w:rPr>
          <w:b/>
          <w:bCs/>
        </w:rPr>
        <w:t xml:space="preserve">Python-first</w:t>
      </w:r>
      <w:r>
        <w:t xml:space="preserve">, but architecture is language-agnostic.</w:t>
      </w:r>
      <w:r>
        <w:t xml:space="preserve"> </w:t>
      </w:r>
      <w:r>
        <w:t xml:space="preserve">- Hosting is</w:t>
      </w:r>
      <w:r>
        <w:t xml:space="preserve"> </w:t>
      </w:r>
      <w:r>
        <w:rPr>
          <w:b/>
          <w:bCs/>
        </w:rPr>
        <w:t xml:space="preserve">cloud or local</w:t>
      </w:r>
      <w:r>
        <w:t xml:space="preserve">, with security controls appropriate for financial credentials.</w:t>
      </w:r>
      <w:r>
        <w:t xml:space="preserve"> </w:t>
      </w:r>
      <w:r>
        <w:t xml:space="preserve">- “Free APIs” includes</w:t>
      </w:r>
      <w:r>
        <w:t xml:space="preserve"> </w:t>
      </w:r>
      <w:r>
        <w:rPr>
          <w:b/>
          <w:bCs/>
        </w:rPr>
        <w:t xml:space="preserve">free tiers</w:t>
      </w:r>
      <w:r>
        <w:t xml:space="preserve"> </w:t>
      </w:r>
      <w:r>
        <w:t xml:space="preserve">and</w:t>
      </w:r>
      <w:r>
        <w:t xml:space="preserve"> </w:t>
      </w:r>
      <w:r>
        <w:rPr>
          <w:b/>
          <w:bCs/>
        </w:rPr>
        <w:t xml:space="preserve">open/public data APIs</w:t>
      </w:r>
      <w:r>
        <w:t xml:space="preserve">, acknowledging many “real-time equities” feeds are restricted or costly in practice.</w:t>
      </w:r>
    </w:p>
    <w:bookmarkEnd w:id="25"/>
    <w:bookmarkStart w:id="44" w:name="Xa051fea558e1d275ac4c4a7102aeb60ea9b27a4"/>
    <w:p>
      <w:pPr>
        <w:pStyle w:val="Heading2"/>
      </w:pPr>
      <w:r>
        <w:t xml:space="preserve">Schwab API capabilities, authentication, limits, order types, account access, and compliance constraints</w:t>
      </w:r>
    </w:p>
    <w:bookmarkStart w:id="29" w:name="capability-surface-what-you-can-build"/>
    <w:p>
      <w:pPr>
        <w:pStyle w:val="Heading3"/>
      </w:pPr>
      <w:r>
        <w:t xml:space="preserve">Capability surface (what you can build)</w:t>
      </w:r>
    </w:p>
    <w:p>
      <w:pPr>
        <w:pStyle w:val="FirstParagraph"/>
      </w:pPr>
      <w:r>
        <w:rPr>
          <w:b/>
          <w:bCs/>
        </w:rPr>
        <w:t xml:space="preserve">Market data (REST)</w:t>
      </w:r>
      <w:r>
        <w:br/>
      </w:r>
      <w:r>
        <w:t xml:space="preserve">Community-generated Go client documentation (from Schwab’s OpenAPI spec) lists these Market Data endpoints (all relative to</w:t>
      </w:r>
      <w:r>
        <w:t xml:space="preserve"> </w:t>
      </w:r>
      <w:r>
        <w:rPr>
          <w:rStyle w:val="VerbatimChar"/>
        </w:rPr>
        <w:t xml:space="preserve">https://api.schwabapi.com/marketdata/v1</w:t>
      </w:r>
      <w:r>
        <w:t xml:space="preserve">): instruments lookup, market hours, movers, option chain, option expiration chain, price history, and quotes (single and batch).</w:t>
      </w:r>
      <w:r>
        <w:t xml:space="preserve"> </w:t>
      </w:r>
      <w:hyperlink r:id="rId21">
        <w:r>
          <w:rPr>
            <w:rStyle w:val="Hyperlink"/>
          </w:rPr>
          <w:t xml:space="preserve">[5]</w:t>
        </w:r>
      </w:hyperlink>
    </w:p>
    <w:p>
      <w:pPr>
        <w:pStyle w:val="BodyText"/>
      </w:pPr>
      <w:r>
        <w:rPr>
          <w:b/>
          <w:bCs/>
        </w:rPr>
        <w:t xml:space="preserve">Accounts &amp; trading (REST)</w:t>
      </w:r>
      <w:r>
        <w:br/>
      </w:r>
      <w:r>
        <w:t xml:space="preserve">A Go package reference shows the trader base path</w:t>
      </w:r>
      <w:r>
        <w:t xml:space="preserve"> </w:t>
      </w:r>
      <w:r>
        <w:rPr>
          <w:rStyle w:val="VerbatimChar"/>
        </w:rPr>
        <w:t xml:space="preserve">https://api.schwabapi.com/trader/v1</w:t>
      </w:r>
      <w:r>
        <w:t xml:space="preserve"> </w:t>
      </w:r>
      <w:r>
        <w:t xml:space="preserve">with endpoints for:</w:t>
      </w:r>
      <w:r>
        <w:t xml:space="preserve"> </w:t>
      </w:r>
      <w:r>
        <w:t xml:space="preserve">- Account-number-to-hash mapping (</w:t>
      </w:r>
      <w:r>
        <w:rPr>
          <w:rStyle w:val="VerbatimChar"/>
        </w:rPr>
        <w:t xml:space="preserve">/accounts/accountNumbers</w:t>
      </w:r>
      <w:r>
        <w:t xml:space="preserve">)</w:t>
      </w:r>
      <w:r>
        <w:t xml:space="preserve"> </w:t>
      </w:r>
      <w:r>
        <w:t xml:space="preserve">- Account lists and account details (</w:t>
      </w:r>
      <w:r>
        <w:rPr>
          <w:rStyle w:val="VerbatimChar"/>
        </w:rPr>
        <w:t xml:space="preserve">/accounts</w:t>
      </w:r>
      <w:r>
        <w:t xml:space="preserve">,</w:t>
      </w:r>
      <w:r>
        <w:t xml:space="preserve"> </w:t>
      </w:r>
      <w:r>
        <w:rPr>
          <w:rStyle w:val="VerbatimChar"/>
        </w:rPr>
        <w:t xml:space="preserve">/accounts/{accountHash}</w:t>
      </w:r>
      <w:r>
        <w:t xml:space="preserve">)</w:t>
      </w:r>
      <w:r>
        <w:t xml:space="preserve"> </w:t>
      </w:r>
      <w:r>
        <w:t xml:space="preserve">- Orders (global</w:t>
      </w:r>
      <w:r>
        <w:t xml:space="preserve"> </w:t>
      </w:r>
      <w:r>
        <w:rPr>
          <w:rStyle w:val="VerbatimChar"/>
        </w:rPr>
        <w:t xml:space="preserve">/orders</w:t>
      </w:r>
      <w:r>
        <w:t xml:space="preserve">, and per-account</w:t>
      </w:r>
      <w:r>
        <w:t xml:space="preserve"> </w:t>
      </w:r>
      <w:r>
        <w:rPr>
          <w:rStyle w:val="VerbatimChar"/>
        </w:rPr>
        <w:t xml:space="preserve">/accounts/{accountHash}/orders</w:t>
      </w:r>
      <w:r>
        <w:t xml:space="preserve">)</w:t>
      </w:r>
      <w:r>
        <w:t xml:space="preserve"> </w:t>
      </w:r>
      <w:r>
        <w:t xml:space="preserve">- Order detail (</w:t>
      </w:r>
      <w:r>
        <w:rPr>
          <w:rStyle w:val="VerbatimChar"/>
        </w:rPr>
        <w:t xml:space="preserve">/accounts/{accountHash}/orders/{orderId}</w:t>
      </w:r>
      <w:r>
        <w:t xml:space="preserve">)</w:t>
      </w:r>
      <w:r>
        <w:t xml:space="preserve"> </w:t>
      </w:r>
      <w:r>
        <w:t xml:space="preserve">- Preview order (</w:t>
      </w:r>
      <w:r>
        <w:rPr>
          <w:rStyle w:val="VerbatimChar"/>
        </w:rPr>
        <w:t xml:space="preserve">/accounts/{accountHash}/previewOrder</w:t>
      </w:r>
      <w:r>
        <w:t xml:space="preserve">)</w:t>
      </w:r>
      <w:r>
        <w:t xml:space="preserve"> </w:t>
      </w:r>
      <w:r>
        <w:t xml:space="preserve">- Transactions (</w:t>
      </w:r>
      <w:r>
        <w:rPr>
          <w:rStyle w:val="VerbatimChar"/>
        </w:rPr>
        <w:t xml:space="preserve">/accounts/{accountHash}/transactions</w:t>
      </w:r>
      <w:r>
        <w:t xml:space="preserve">,</w:t>
      </w:r>
      <w:r>
        <w:t xml:space="preserve"> </w:t>
      </w:r>
      <w:r>
        <w:rPr>
          <w:rStyle w:val="VerbatimChar"/>
        </w:rPr>
        <w:t xml:space="preserve">/accounts/{accountHash}/transactions/{transactionId}</w:t>
      </w:r>
      <w:r>
        <w:t xml:space="preserve">)</w:t>
      </w:r>
      <w:r>
        <w:t xml:space="preserve"> </w:t>
      </w:r>
      <w:hyperlink r:id="rId26">
        <w:r>
          <w:rPr>
            <w:rStyle w:val="Hyperlink"/>
          </w:rPr>
          <w:t xml:space="preserve">[6]</w:t>
        </w:r>
      </w:hyperlink>
    </w:p>
    <w:p>
      <w:pPr>
        <w:pStyle w:val="BodyText"/>
      </w:pPr>
      <w:r>
        <w:rPr>
          <w:b/>
          <w:bCs/>
        </w:rPr>
        <w:t xml:space="preserve">Options trading and multi-leg structures (important for strategy scope)</w:t>
      </w:r>
      <w:r>
        <w:br/>
      </w:r>
      <w:r>
        <w:t xml:space="preserve">A Rust crate with Schwab models contains test fixtures illustrating that order payloads can represent:</w:t>
      </w:r>
      <w:r>
        <w:t xml:space="preserve"> </w:t>
      </w:r>
      <w:r>
        <w:t xml:space="preserve">- Equity market orders (</w:t>
      </w:r>
      <w:r>
        <w:rPr>
          <w:rStyle w:val="VerbatimChar"/>
        </w:rPr>
        <w:t xml:space="preserve">orderType: "MARKET"</w:t>
      </w:r>
      <w:r>
        <w:t xml:space="preserve">,</w:t>
      </w:r>
      <w:r>
        <w:t xml:space="preserve"> </w:t>
      </w:r>
      <w:r>
        <w:rPr>
          <w:rStyle w:val="VerbatimChar"/>
        </w:rPr>
        <w:t xml:space="preserve">session: "NORMAL"</w:t>
      </w:r>
      <w:r>
        <w:t xml:space="preserve">,</w:t>
      </w:r>
      <w:r>
        <w:t xml:space="preserve"> </w:t>
      </w:r>
      <w:r>
        <w:rPr>
          <w:rStyle w:val="VerbatimChar"/>
        </w:rPr>
        <w:t xml:space="preserve">duration: "DAY"</w:t>
      </w:r>
      <w:r>
        <w:t xml:space="preserve">)</w:t>
      </w:r>
      <w:r>
        <w:br/>
      </w:r>
      <w:r>
        <w:t xml:space="preserve">- Single-option limit orders (</w:t>
      </w:r>
      <w:r>
        <w:rPr>
          <w:rStyle w:val="VerbatimChar"/>
        </w:rPr>
        <w:t xml:space="preserve">orderType: "LIMIT"</w:t>
      </w:r>
      <w:r>
        <w:t xml:space="preserve">, uses OCC-style option symbols)</w:t>
      </w:r>
      <w:r>
        <w:br/>
      </w:r>
      <w:r>
        <w:t xml:space="preserve">- Multi-leg spreads with option-specific net price semantics such as</w:t>
      </w:r>
      <w:r>
        <w:t xml:space="preserve"> </w:t>
      </w:r>
      <w:r>
        <w:rPr>
          <w:rStyle w:val="VerbatimChar"/>
        </w:rPr>
        <w:t xml:space="preserve">orderType: "NET_DEBIT"</w:t>
      </w:r>
      <w:r>
        <w:t xml:space="preserve"> </w:t>
      </w:r>
      <w:r>
        <w:t xml:space="preserve">(vertical spreads)</w:t>
      </w:r>
      <w:r>
        <w:br/>
      </w:r>
      <w:r>
        <w:t xml:space="preserve">- More complex “first triggers OCO / bracket-style” flows are also referenced in-code.</w:t>
      </w:r>
      <w:r>
        <w:t xml:space="preserve"> </w:t>
      </w:r>
      <w:hyperlink r:id="rId27">
        <w:r>
          <w:rPr>
            <w:rStyle w:val="Hyperlink"/>
          </w:rPr>
          <w:t xml:space="preserve">[7]</w:t>
        </w:r>
      </w:hyperlink>
    </w:p>
    <w:p>
      <w:pPr>
        <w:pStyle w:val="BodyText"/>
      </w:pPr>
      <w:r>
        <w:t xml:space="preserve">Separately, Schwab’s own educational materials describe common and advanced order types (market/limit/stop; stop-limit; trailing stop; and conditional “one-cancels-other (OCO)” orders). While platform education is not identical to API guarantees, it is useful for mapping strategy needs to broker functionality.</w:t>
      </w:r>
      <w:r>
        <w:t xml:space="preserve"> </w:t>
      </w:r>
      <w:hyperlink r:id="rId28">
        <w:r>
          <w:rPr>
            <w:rStyle w:val="Hyperlink"/>
          </w:rPr>
          <w:t xml:space="preserve">[8]</w:t>
        </w:r>
      </w:hyperlink>
    </w:p>
    <w:bookmarkEnd w:id="29"/>
    <w:bookmarkStart w:id="32" w:name="authentication-and-token-lifecycle"/>
    <w:p>
      <w:pPr>
        <w:pStyle w:val="Heading3"/>
      </w:pPr>
      <w:r>
        <w:t xml:space="preserve">Authentication and token lifecycle</w:t>
      </w:r>
    </w:p>
    <w:p>
      <w:pPr>
        <w:pStyle w:val="FirstParagraph"/>
      </w:pPr>
      <w:r>
        <w:rPr>
          <w:b/>
          <w:bCs/>
        </w:rPr>
        <w:t xml:space="preserve">OAuth 2.0 authorization-code flow</w:t>
      </w:r>
      <w:r>
        <w:br/>
      </w:r>
      <w:r>
        <w:t xml:space="preserve">The Schwab Market Data OpenAPI-derived client shows an OAuth “accessCode” flow with an authorization URL on</w:t>
      </w:r>
      <w:r>
        <w:t xml:space="preserve"> </w:t>
      </w:r>
      <w:r>
        <w:rPr>
          <w:rStyle w:val="VerbatimChar"/>
        </w:rPr>
        <w:t xml:space="preserve">https://api.schwabapi.com/v1/oauth/authorize</w:t>
      </w:r>
      <w:r>
        <w:t xml:space="preserve"> </w:t>
      </w:r>
      <w:r>
        <w:t xml:space="preserve">using</w:t>
      </w:r>
      <w:r>
        <w:t xml:space="preserve"> </w:t>
      </w:r>
      <w:r>
        <w:rPr>
          <w:rStyle w:val="VerbatimChar"/>
        </w:rPr>
        <w:t xml:space="preserve">response_type=code</w:t>
      </w:r>
      <w:r>
        <w:t xml:space="preserve"> </w:t>
      </w:r>
      <w:r>
        <w:t xml:space="preserve">and a redirect URI on HTTPS.</w:t>
      </w:r>
      <w:r>
        <w:t xml:space="preserve"> </w:t>
      </w:r>
      <w:hyperlink r:id="rId21">
        <w:r>
          <w:rPr>
            <w:rStyle w:val="Hyperlink"/>
          </w:rPr>
          <w:t xml:space="preserve">[5]</w:t>
        </w:r>
      </w:hyperlink>
    </w:p>
    <w:p>
      <w:pPr>
        <w:pStyle w:val="BodyText"/>
      </w:pPr>
      <w:r>
        <w:t xml:space="preserve">Community implementations also emphasize local HTTPS callback handling, sometimes via a self-signed certificate for localhost, which aligns with OAuth redirect URI constraints many financial APIs impose.</w:t>
      </w:r>
      <w:r>
        <w:t xml:space="preserve"> </w:t>
      </w:r>
      <w:hyperlink r:id="rId30">
        <w:r>
          <w:rPr>
            <w:rStyle w:val="Hyperlink"/>
          </w:rPr>
          <w:t xml:space="preserve">[9]</w:t>
        </w:r>
      </w:hyperlink>
    </w:p>
    <w:p>
      <w:pPr>
        <w:pStyle w:val="BodyText"/>
      </w:pPr>
      <w:r>
        <w:rPr>
          <w:b/>
          <w:bCs/>
        </w:rPr>
        <w:t xml:space="preserve">Access token vs refresh token</w:t>
      </w:r>
      <w:r>
        <w:br/>
      </w:r>
      <w:r>
        <w:t xml:space="preserve">Multiple community references converge on: access tokens expiring around</w:t>
      </w:r>
      <w:r>
        <w:t xml:space="preserve"> </w:t>
      </w:r>
      <w:r>
        <w:rPr>
          <w:b/>
          <w:bCs/>
        </w:rPr>
        <w:t xml:space="preserve">30 minutes</w:t>
      </w:r>
      <w:r>
        <w:t xml:space="preserve">, refresh tokens around</w:t>
      </w:r>
      <w:r>
        <w:t xml:space="preserve"> </w:t>
      </w:r>
      <w:r>
        <w:rPr>
          <w:b/>
          <w:bCs/>
        </w:rPr>
        <w:t xml:space="preserve">7 days</w:t>
      </w:r>
      <w:r>
        <w:t xml:space="preserve">, requiring periodic re-authentication via browser when refresh expires.</w:t>
      </w:r>
      <w:r>
        <w:t xml:space="preserve"> </w:t>
      </w:r>
      <w:hyperlink r:id="rId31">
        <w:r>
          <w:rPr>
            <w:rStyle w:val="Hyperlink"/>
          </w:rPr>
          <w:t xml:space="preserve">[10]</w:t>
        </w:r>
      </w:hyperlink>
    </w:p>
    <w:bookmarkEnd w:id="32"/>
    <w:bookmarkStart w:id="33" w:name="rate-limits-and-practical-throttling"/>
    <w:p>
      <w:pPr>
        <w:pStyle w:val="Heading3"/>
      </w:pPr>
      <w:r>
        <w:t xml:space="preserve">Rate limits and practical throttling</w:t>
      </w:r>
    </w:p>
    <w:p>
      <w:pPr>
        <w:pStyle w:val="FirstParagraph"/>
      </w:pPr>
      <w:r>
        <w:t xml:space="preserve">Published “official” rate limits can be hard to access publicly because some docs are gated behind an approved developer app. A consistent figure across several independent community sources is approximately</w:t>
      </w:r>
      <w:r>
        <w:t xml:space="preserve"> </w:t>
      </w:r>
      <w:r>
        <w:rPr>
          <w:b/>
          <w:bCs/>
        </w:rPr>
        <w:t xml:space="preserve">120 requests/minute</w:t>
      </w:r>
      <w:r>
        <w:t xml:space="preserve"> </w:t>
      </w:r>
      <w:r>
        <w:t xml:space="preserve">and use of HTTP</w:t>
      </w:r>
      <w:r>
        <w:t xml:space="preserve"> </w:t>
      </w:r>
      <w:r>
        <w:rPr>
          <w:b/>
          <w:bCs/>
        </w:rPr>
        <w:t xml:space="preserve">429</w:t>
      </w:r>
      <w:r>
        <w:t xml:space="preserve"> </w:t>
      </w:r>
      <w:r>
        <w:t xml:space="preserve">for throttling.</w:t>
      </w:r>
      <w:r>
        <w:t xml:space="preserve"> </w:t>
      </w:r>
      <w:hyperlink r:id="rId31">
        <w:r>
          <w:rPr>
            <w:rStyle w:val="Hyperlink"/>
          </w:rPr>
          <w:t xml:space="preserve">[11]</w:t>
        </w:r>
      </w:hyperlink>
    </w:p>
    <w:p>
      <w:pPr>
        <w:pStyle w:val="BodyText"/>
      </w:pPr>
      <w:r>
        <w:t xml:space="preserve">Implementation implication: treat limits as</w:t>
      </w:r>
      <w:r>
        <w:t xml:space="preserve"> </w:t>
      </w:r>
      <w:r>
        <w:rPr>
          <w:b/>
          <w:bCs/>
        </w:rPr>
        <w:t xml:space="preserve">variable</w:t>
      </w:r>
      <w:r>
        <w:t xml:space="preserve"> </w:t>
      </w:r>
      <w:r>
        <w:t xml:space="preserve">and build an adaptive client:</w:t>
      </w:r>
      <w:r>
        <w:t xml:space="preserve"> </w:t>
      </w:r>
      <w:r>
        <w:t xml:space="preserve">- Global request budget (token-bucket)</w:t>
      </w:r>
      <w:r>
        <w:t xml:space="preserve"> </w:t>
      </w:r>
      <w:r>
        <w:t xml:space="preserve">- Endpoint-class budgets (market data vs order endpoints)</w:t>
      </w:r>
      <w:r>
        <w:t xml:space="preserve"> </w:t>
      </w:r>
      <w:r>
        <w:t xml:space="preserve">- Exponential backoff on 429s</w:t>
      </w:r>
      <w:r>
        <w:t xml:space="preserve"> </w:t>
      </w:r>
      <w:r>
        <w:t xml:space="preserve">- Correlation IDs and structured logging (to diagnose throttling patterns)</w:t>
      </w:r>
    </w:p>
    <w:bookmarkEnd w:id="33"/>
    <w:bookmarkStart w:id="34" w:name="Xc8f1cc00121515562355d603eaaa92807b07f3d"/>
    <w:p>
      <w:pPr>
        <w:pStyle w:val="Heading3"/>
      </w:pPr>
      <w:r>
        <w:t xml:space="preserve">Account access model (hashing and permissions)</w:t>
      </w:r>
    </w:p>
    <w:p>
      <w:pPr>
        <w:pStyle w:val="FirstParagraph"/>
      </w:pPr>
      <w:r>
        <w:t xml:space="preserve">The trader API pattern uses an account-number-to-hash mapping endpoint (</w:t>
      </w:r>
      <w:r>
        <w:rPr>
          <w:rStyle w:val="VerbatimChar"/>
        </w:rPr>
        <w:t xml:space="preserve">/accounts/accountNumbers</w:t>
      </w:r>
      <w:r>
        <w:t xml:space="preserve">) and then expects the hash in subsequent account/order endpoints.</w:t>
      </w:r>
      <w:r>
        <w:t xml:space="preserve"> </w:t>
      </w:r>
      <w:hyperlink r:id="rId26">
        <w:r>
          <w:rPr>
            <w:rStyle w:val="Hyperlink"/>
          </w:rPr>
          <w:t xml:space="preserve">[12]</w:t>
        </w:r>
      </w:hyperlink>
    </w:p>
    <w:p>
      <w:pPr>
        <w:pStyle w:val="BodyText"/>
      </w:pPr>
      <w:r>
        <w:t xml:space="preserve">This design matters for safety: your bot should never accept raw account numbers from untrusted input; it should bind a configured account hash allowlist at startup.</w:t>
      </w:r>
    </w:p>
    <w:bookmarkEnd w:id="34"/>
    <w:bookmarkStart w:id="43" w:name="X07b35d5fee11dc0a08dd71a6942ec8f746be1fc"/>
    <w:p>
      <w:pPr>
        <w:pStyle w:val="Heading3"/>
      </w:pPr>
      <w:r>
        <w:t xml:space="preserve">Compliance constraints and brokerage realities</w:t>
      </w:r>
    </w:p>
    <w:p>
      <w:pPr>
        <w:pStyle w:val="FirstParagraph"/>
      </w:pPr>
      <w:r>
        <w:rPr>
          <w:b/>
          <w:bCs/>
        </w:rPr>
        <w:t xml:space="preserve">Regulatory realities affecting bot design</w:t>
      </w:r>
      <w:r>
        <w:t xml:space="preserve"> </w:t>
      </w:r>
      <w:r>
        <w:t xml:space="preserve">- If you trade frequently in a margin account, the “pattern day trader” framework has historically required</w:t>
      </w:r>
      <w:r>
        <w:t xml:space="preserve"> </w:t>
      </w:r>
      <w:r>
        <w:rPr>
          <w:b/>
          <w:bCs/>
        </w:rPr>
        <w:t xml:space="preserve">$25,000 minimum equity</w:t>
      </w:r>
      <w:r>
        <w:t xml:space="preserve"> </w:t>
      </w:r>
      <w:r>
        <w:t xml:space="preserve">to day trade; if below, day trading can be restricted.</w:t>
      </w:r>
      <w:r>
        <w:t xml:space="preserve"> </w:t>
      </w:r>
      <w:hyperlink r:id="rId35">
        <w:r>
          <w:rPr>
            <w:rStyle w:val="Hyperlink"/>
          </w:rPr>
          <w:t xml:space="preserve">[13]</w:t>
        </w:r>
      </w:hyperlink>
      <w:r>
        <w:br/>
      </w:r>
      <w:r>
        <w:t xml:space="preserve">- This area is</w:t>
      </w:r>
      <w:r>
        <w:t xml:space="preserve"> </w:t>
      </w:r>
      <w:r>
        <w:rPr>
          <w:b/>
          <w:bCs/>
        </w:rPr>
        <w:t xml:space="preserve">changing</w:t>
      </w:r>
      <w:r>
        <w:t xml:space="preserve">: in January 2026, Financial Industry Regulatory Authority</w:t>
      </w:r>
      <w:hyperlink r:id="rId36">
        <w:r>
          <w:rPr>
            <w:rStyle w:val="Hyperlink"/>
          </w:rPr>
          <w:t xml:space="preserve">[14]</w:t>
        </w:r>
      </w:hyperlink>
      <w:r>
        <w:t xml:space="preserve"> </w:t>
      </w:r>
      <w:r>
        <w:t xml:space="preserve">described a proposed overhaul of day trading margin provisions that could eliminate the longstanding PDT designation and $25,000 minimum equity requirement, replacing it with updated intraday margin standards (status depends on SEC approval and implementation).</w:t>
      </w:r>
      <w:r>
        <w:t xml:space="preserve"> </w:t>
      </w:r>
      <w:hyperlink r:id="rId37">
        <w:r>
          <w:rPr>
            <w:rStyle w:val="Hyperlink"/>
          </w:rPr>
          <w:t xml:space="preserve">[15]</w:t>
        </w:r>
      </w:hyperlink>
      <w:r>
        <w:br/>
      </w:r>
      <w:r>
        <w:t xml:space="preserve">- Margin constraints: SEC materials explain Regulation T initial margin generally allowing borrowing up to</w:t>
      </w:r>
      <w:r>
        <w:t xml:space="preserve"> </w:t>
      </w:r>
      <w:r>
        <w:rPr>
          <w:b/>
          <w:bCs/>
        </w:rPr>
        <w:t xml:space="preserve">50%</w:t>
      </w:r>
      <w:r>
        <w:t xml:space="preserve"> </w:t>
      </w:r>
      <w:r>
        <w:t xml:space="preserve">of a marginable equity purchase price, with maintenance requirements thereafter.</w:t>
      </w:r>
      <w:r>
        <w:t xml:space="preserve"> </w:t>
      </w:r>
      <w:hyperlink r:id="rId38">
        <w:r>
          <w:rPr>
            <w:rStyle w:val="Hyperlink"/>
          </w:rPr>
          <w:t xml:space="preserve">[16]</w:t>
        </w:r>
      </w:hyperlink>
      <w:r>
        <w:br/>
      </w:r>
      <w:r>
        <w:t xml:space="preserve">- Tax constraints: the “wash sale” rule disallows claiming a loss if you buy “substantially identical” securities within 30 days before/after the sale at a loss (applies to options as well). Internal Revenue Service</w:t>
      </w:r>
      <w:hyperlink r:id="rId21">
        <w:r>
          <w:rPr>
            <w:rStyle w:val="Hyperlink"/>
          </w:rPr>
          <w:t xml:space="preserve">[17]</w:t>
        </w:r>
      </w:hyperlink>
      <w:r>
        <w:t xml:space="preserve"> </w:t>
      </w:r>
      <w:hyperlink r:id="rId39">
        <w:r>
          <w:rPr>
            <w:rStyle w:val="Hyperlink"/>
          </w:rPr>
          <w:t xml:space="preserve">[18]</w:t>
        </w:r>
      </w:hyperlink>
    </w:p>
    <w:p>
      <w:pPr>
        <w:pStyle w:val="BodyText"/>
      </w:pPr>
      <w:r>
        <w:rPr>
          <w:b/>
          <w:bCs/>
        </w:rPr>
        <w:t xml:space="preserve">Options and ethics</w:t>
      </w:r>
      <w:r>
        <w:t xml:space="preserve"> </w:t>
      </w:r>
      <w:r>
        <w:t xml:space="preserve">- Schwab prominently warns that options are high-risk and points customers to the options disclosure document.</w:t>
      </w:r>
      <w:r>
        <w:t xml:space="preserve"> </w:t>
      </w:r>
      <w:hyperlink r:id="rId24">
        <w:r>
          <w:rPr>
            <w:rStyle w:val="Hyperlink"/>
          </w:rPr>
          <w:t xml:space="preserve">[19]</w:t>
        </w:r>
      </w:hyperlink>
      <w:r>
        <w:br/>
      </w:r>
      <w:r>
        <w:t xml:space="preserve">- The June 2024 options disclosure document is maintained by The Options Clearing Corporation</w:t>
      </w:r>
      <w:hyperlink r:id="rId40">
        <w:r>
          <w:rPr>
            <w:rStyle w:val="Hyperlink"/>
          </w:rPr>
          <w:t xml:space="preserve">[20]</w:t>
        </w:r>
      </w:hyperlink>
      <w:r>
        <w:t xml:space="preserve">, and FINRA has issued notices about updates (e.g., T+1 settlement language).</w:t>
      </w:r>
      <w:r>
        <w:t xml:space="preserve"> </w:t>
      </w:r>
      <w:hyperlink r:id="rId41">
        <w:r>
          <w:rPr>
            <w:rStyle w:val="Hyperlink"/>
          </w:rPr>
          <w:t xml:space="preserve">[21]</w:t>
        </w:r>
      </w:hyperlink>
    </w:p>
    <w:p>
      <w:pPr>
        <w:pStyle w:val="BodyText"/>
      </w:pPr>
      <w:r>
        <w:rPr>
          <w:b/>
          <w:bCs/>
        </w:rPr>
        <w:t xml:space="preserve">Important reality check for ROI goals</w:t>
      </w:r>
      <w:r>
        <w:t xml:space="preserve"> </w:t>
      </w:r>
      <w:r>
        <w:t xml:space="preserve">The U.S. Securities and Exchange Commission</w:t>
      </w:r>
      <w:hyperlink r:id="rId28">
        <w:r>
          <w:rPr>
            <w:rStyle w:val="Hyperlink"/>
          </w:rPr>
          <w:t xml:space="preserve">[22]</w:t>
        </w:r>
      </w:hyperlink>
      <w:r>
        <w:t xml:space="preserve"> </w:t>
      </w:r>
      <w:r>
        <w:t xml:space="preserve">explicitly cautions that day traders often suffer severe losses and many do not become profit-making. This is not a “don’t build”; it is a strong signal that robust risk control, realistic costs, and avoidance of overfitting are non-negotiable.</w:t>
      </w:r>
      <w:r>
        <w:t xml:space="preserve"> </w:t>
      </w:r>
      <w:hyperlink r:id="rId22">
        <w:r>
          <w:rPr>
            <w:rStyle w:val="Hyperlink"/>
          </w:rPr>
          <w:t xml:space="preserve">[2]</w:t>
        </w:r>
      </w:hyperlink>
    </w:p>
    <w:p>
      <w:pPr>
        <w:pStyle w:val="BodyText"/>
      </w:pPr>
      <w:r>
        <w:rPr>
          <w:b/>
          <w:bCs/>
        </w:rPr>
        <w:t xml:space="preserve">Schwab fees (needed for transaction-cost modeling)</w:t>
      </w:r>
      <w:r>
        <w:t xml:space="preserve"> </w:t>
      </w:r>
      <w:r>
        <w:t xml:space="preserve">- Stocks &amp; ETFs: $0 online commission (with stated exceptions such as OTC, certain mutual funds, and other categories).</w:t>
      </w:r>
      <w:r>
        <w:t xml:space="preserve"> </w:t>
      </w:r>
      <w:r>
        <w:t xml:space="preserve">- Options: $0 base + $0.65 per contract online; multi-leg option orders are charged per contract across legs.</w:t>
      </w:r>
      <w:r>
        <w:t xml:space="preserve"> </w:t>
      </w:r>
      <w:hyperlink r:id="rId42">
        <w:r>
          <w:rPr>
            <w:rStyle w:val="Hyperlink"/>
          </w:rPr>
          <w:t xml:space="preserve">[23]</w:t>
        </w:r>
      </w:hyperlink>
    </w:p>
    <w:p>
      <w:pPr>
        <w:pStyle w:val="SourceCode"/>
      </w:pPr>
      <w:r>
        <w:rPr>
          <w:rStyle w:val="VerbatimChar"/>
        </w:rPr>
        <w:t xml:space="preserve">Key docs and endpoints (quick links)</w:t>
      </w:r>
      <w:r>
        <w:br/>
      </w:r>
      <w:r>
        <w:rPr>
          <w:rStyle w:val="VerbatimChar"/>
        </w:rPr>
        <w:t xml:space="preserve">Schwab Market Data base: https://api.schwabapi.com/marketdata/v1</w:t>
      </w:r>
      <w:r>
        <w:br/>
      </w:r>
      <w:r>
        <w:rPr>
          <w:rStyle w:val="VerbatimChar"/>
        </w:rPr>
        <w:t xml:space="preserve">Schwab Trader base:      https://api.schwabapi.com/trader/v1</w:t>
      </w:r>
      <w:r>
        <w:br/>
      </w:r>
      <w:r>
        <w:rPr>
          <w:rStyle w:val="VerbatimChar"/>
        </w:rPr>
        <w:t xml:space="preserve">Schwab OAuth authorize:  https://api.schwabapi.com/v1/oauth/authorize</w:t>
      </w:r>
      <w:r>
        <w:br/>
      </w:r>
      <w:r>
        <w:rPr>
          <w:rStyle w:val="VerbatimChar"/>
        </w:rPr>
        <w:t xml:space="preserve">Alpha Vantage docs:      https://www.alphavantage.co/documentation/</w:t>
      </w:r>
      <w:r>
        <w:br/>
      </w:r>
      <w:r>
        <w:rPr>
          <w:rStyle w:val="VerbatimChar"/>
        </w:rPr>
        <w:t xml:space="preserve">FRED API docs:           https://fred.stlouisfed.org/docs/api/fred/</w:t>
      </w:r>
      <w:r>
        <w:br/>
      </w:r>
      <w:r>
        <w:rPr>
          <w:rStyle w:val="VerbatimChar"/>
        </w:rPr>
        <w:t xml:space="preserve">SEC EDGAR access:        https://www.sec.gov/search-filings/edgar-search-assistance/accessing-edgar-data</w:t>
      </w:r>
      <w:r>
        <w:br/>
      </w:r>
      <w:r>
        <w:rPr>
          <w:rStyle w:val="VerbatimChar"/>
        </w:rPr>
        <w:t xml:space="preserve">Nasdaq Data Link docs:   https://docs.data.nasdaq.com/</w:t>
      </w:r>
    </w:p>
    <w:bookmarkEnd w:id="43"/>
    <w:bookmarkEnd w:id="44"/>
    <w:bookmarkStart w:id="76" w:name="X1cfb1b73f0efe4bc4853fd3003b3aa08af156ff"/>
    <w:p>
      <w:pPr>
        <w:pStyle w:val="Heading2"/>
      </w:pPr>
      <w:r>
        <w:t xml:space="preserve">Free and freemium market-data and alternative-data APIs</w:t>
      </w:r>
    </w:p>
    <w:p>
      <w:pPr>
        <w:pStyle w:val="FirstParagraph"/>
      </w:pPr>
      <w:r>
        <w:t xml:space="preserve">Two cautions apply broadly:</w:t>
      </w:r>
      <w:r>
        <w:t xml:space="preserve"> </w:t>
      </w:r>
      <w:r>
        <w:t xml:space="preserve">- “Real-time equities” is often not truly free (exchange fees/derived distribution terms). Free tiers may be rate-limited, delayed, or restricted to a subset of venues.</w:t>
      </w:r>
      <w:r>
        <w:t xml:space="preserve"> </w:t>
      </w:r>
      <w:r>
        <w:t xml:space="preserve">- For many strategies,</w:t>
      </w:r>
      <w:r>
        <w:t xml:space="preserve"> </w:t>
      </w:r>
      <w:r>
        <w:rPr>
          <w:b/>
          <w:bCs/>
        </w:rPr>
        <w:t xml:space="preserve">daily bars</w:t>
      </w:r>
      <w:r>
        <w:t xml:space="preserve"> </w:t>
      </w:r>
      <w:r>
        <w:t xml:space="preserve">+ robust execution beats fragile “pseudo-HFT” built on limited free feeds.</w:t>
      </w:r>
    </w:p>
    <w:bookmarkStart w:id="75" w:name="comparison-table-of-candidate-apis"/>
    <w:p>
      <w:pPr>
        <w:pStyle w:val="Heading3"/>
      </w:pPr>
      <w:r>
        <w:t xml:space="preserve">Comparison table of candidate APIs</w:t>
      </w:r>
    </w:p>
    <w:p>
      <w:pPr>
        <w:pStyle w:val="FirstParagraph"/>
      </w:pPr>
      <w:r>
        <w:t xml:space="preserve">The table focuses on: (a) what you can get “free-ish”, (b) typical latency category (real-time vs delayed vs daily lag), and (c) a concrete example endpoint you can wire into a pipeline.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Category</w:t>
            </w:r>
          </w:p>
        </w:tc>
        <w:tc>
          <w:tcPr/>
          <w:p>
            <w:pPr>
              <w:pStyle w:val="Compact"/>
            </w:pPr>
            <w:r>
              <w:t xml:space="preserve">Provider</w:t>
            </w:r>
          </w:p>
        </w:tc>
        <w:tc>
          <w:tcPr/>
          <w:p>
            <w:pPr>
              <w:pStyle w:val="Compact"/>
            </w:pPr>
            <w:r>
              <w:t xml:space="preserve">What you can pull (high level)</w:t>
            </w:r>
          </w:p>
        </w:tc>
        <w:tc>
          <w:tcPr/>
          <w:p>
            <w:pPr>
              <w:pStyle w:val="Compact"/>
            </w:pPr>
            <w:r>
              <w:t xml:space="preserve">Latency category</w:t>
            </w:r>
          </w:p>
        </w:tc>
        <w:tc>
          <w:tcPr/>
          <w:p>
            <w:pPr>
              <w:pStyle w:val="Compact"/>
            </w:pPr>
            <w:r>
              <w:t xml:space="preserve">Free tier / cost notes</w:t>
            </w:r>
          </w:p>
        </w:tc>
        <w:tc>
          <w:tcPr/>
          <w:p>
            <w:pPr>
              <w:pStyle w:val="Compact"/>
            </w:pPr>
            <w:r>
              <w:t xml:space="preserve">Sample endpoint (illustrative)</w:t>
            </w:r>
          </w:p>
        </w:tc>
        <w:tc>
          <w:tcPr/>
          <w:p>
            <w:pPr>
              <w:pStyle w:val="Compact"/>
            </w:pPr>
            <w:r>
              <w:t xml:space="preserve">Pros / cons for a Schwab-based bot</w:t>
            </w:r>
          </w:p>
        </w:tc>
      </w:tr>
      <w:tr>
        <w:tc>
          <w:tcPr/>
          <w:p>
            <w:pPr>
              <w:pStyle w:val="Compact"/>
            </w:pPr>
            <w:r>
              <w:t xml:space="preserve">Broker market data + execution</w:t>
            </w:r>
          </w:p>
        </w:tc>
        <w:tc>
          <w:tcPr/>
          <w:p>
            <w:pPr>
              <w:pStyle w:val="Compact"/>
            </w:pPr>
            <w:r>
              <w:t xml:space="preserve">Schwab API</w:t>
            </w:r>
          </w:p>
        </w:tc>
        <w:tc>
          <w:tcPr/>
          <w:p>
            <w:pPr>
              <w:pStyle w:val="Compact"/>
            </w:pPr>
            <w:r>
              <w:t xml:space="preserve">Quotes, price history, option chains, movers, market hours; accounts, orders, transactions</w:t>
            </w:r>
          </w:p>
        </w:tc>
        <w:tc>
          <w:tcPr/>
          <w:p>
            <w:pPr>
              <w:pStyle w:val="Compact"/>
            </w:pPr>
            <w:r>
              <w:t xml:space="preserve">Real-time-ish for quotes (entitlements dependent); REST</w:t>
            </w:r>
          </w:p>
        </w:tc>
        <w:tc>
          <w:tcPr/>
          <w:p>
            <w:pPr>
              <w:pStyle w:val="Compact"/>
            </w:pPr>
            <w:r>
              <w:t xml:space="preserve">Rate limits commonly reported around 120 req/min; docs may be gated behind app approval</w:t>
            </w:r>
            <w:r>
              <w:t xml:space="preserve"> </w:t>
            </w:r>
            <w:hyperlink r:id="rId21">
              <w:r>
                <w:rPr>
                  <w:rStyle w:val="Hyperlink"/>
                </w:rPr>
                <w:t xml:space="preserve">[24]</w:t>
              </w:r>
            </w:hyperlink>
          </w:p>
        </w:tc>
        <w:tc>
          <w:tcPr/>
          <w:p>
            <w:pPr>
              <w:pStyle w:val="Compact"/>
            </w:pPr>
            <w:r>
              <w:rPr>
                <w:rStyle w:val="VerbatimChar"/>
              </w:rPr>
              <w:t xml:space="preserve">GET /marketdata/v1/quotes</w:t>
            </w:r>
            <w:r>
              <w:t xml:space="preserve"> </w:t>
            </w:r>
            <w:r>
              <w:t xml:space="preserve">;</w:t>
            </w:r>
            <w:r>
              <w:t xml:space="preserve"> </w:t>
            </w:r>
            <w:r>
              <w:rPr>
                <w:rStyle w:val="VerbatimChar"/>
              </w:rPr>
              <w:t xml:space="preserve">POST /trader/v1/accounts/{hash}/orders</w:t>
            </w:r>
            <w:r>
              <w:t xml:space="preserve"> </w:t>
            </w:r>
            <w:hyperlink r:id="rId21">
              <w:r>
                <w:rPr>
                  <w:rStyle w:val="Hyperlink"/>
                </w:rPr>
                <w:t xml:space="preserve">[25]</w:t>
              </w:r>
            </w:hyperlink>
          </w:p>
        </w:tc>
        <w:tc>
          <w:tcPr/>
          <w:p>
            <w:pPr>
              <w:pStyle w:val="Compact"/>
            </w:pPr>
            <w:r>
              <w:t xml:space="preserve">Best for “single source of truth” at execution time; avoids vendor mismatch. Limitations: throttling + broker-specific symbol formats for options.</w:t>
            </w:r>
            <w:r>
              <w:t xml:space="preserve"> </w:t>
            </w:r>
            <w:hyperlink r:id="rId27">
              <w:r>
                <w:rPr>
                  <w:rStyle w:val="Hyperlink"/>
                </w:rPr>
                <w:t xml:space="preserve">[26]</w:t>
              </w:r>
            </w:hyperlink>
          </w:p>
        </w:tc>
      </w:tr>
      <w:tr>
        <w:tc>
          <w:tcPr/>
          <w:p>
            <w:pPr>
              <w:pStyle w:val="Compact"/>
            </w:pPr>
            <w:r>
              <w:t xml:space="preserve">Equities/options (freemium)</w:t>
            </w:r>
          </w:p>
        </w:tc>
        <w:tc>
          <w:tcPr/>
          <w:p>
            <w:pPr>
              <w:pStyle w:val="Compact"/>
            </w:pPr>
            <w:r>
              <w:t xml:space="preserve">Alpha Vantage</w:t>
            </w:r>
            <w:hyperlink r:id="rId45">
              <w:r>
                <w:rPr>
                  <w:rStyle w:val="Hyperlink"/>
                </w:rPr>
                <w:t xml:space="preserve">[27]</w:t>
              </w:r>
            </w:hyperlink>
          </w:p>
        </w:tc>
        <w:tc>
          <w:tcPr/>
          <w:p>
            <w:pPr>
              <w:pStyle w:val="Compact"/>
            </w:pPr>
            <w:r>
              <w:t xml:space="preserve">Time series, technical indicators; news &amp; sentiment; options data (some premium)</w:t>
            </w:r>
          </w:p>
        </w:tc>
        <w:tc>
          <w:tcPr/>
          <w:p>
            <w:pPr>
              <w:pStyle w:val="Compact"/>
            </w:pPr>
            <w:r>
              <w:t xml:space="preserve">Mix: delayed/real-time claims vary by plan</w:t>
            </w:r>
          </w:p>
        </w:tc>
        <w:tc>
          <w:tcPr/>
          <w:p>
            <w:pPr>
              <w:pStyle w:val="Compact"/>
            </w:pPr>
            <w:r>
              <w:t xml:space="preserve">Official support notes free service for “majority of datasets” up to ~25 req/day; documentation describes options endpoints, with premium for heavier usage</w:t>
            </w:r>
            <w:r>
              <w:t xml:space="preserve"> </w:t>
            </w:r>
            <w:hyperlink r:id="rId46">
              <w:r>
                <w:rPr>
                  <w:rStyle w:val="Hyperlink"/>
                </w:rPr>
                <w:t xml:space="preserve">[28]</w:t>
              </w:r>
            </w:hyperlink>
          </w:p>
        </w:tc>
        <w:tc>
          <w:tcPr/>
          <w:p>
            <w:pPr>
              <w:pStyle w:val="Compact"/>
            </w:pPr>
            <w:r>
              <w:t xml:space="preserve">Example function-style query (docs pattern):</w:t>
            </w:r>
            <w:r>
              <w:t xml:space="preserve"> </w:t>
            </w:r>
            <w:r>
              <w:rPr>
                <w:rStyle w:val="VerbatimChar"/>
              </w:rPr>
              <w:t xml:space="preserve">function=TIME_SERIES_DAILY&amp;symbol=IBM</w:t>
            </w:r>
            <w:r>
              <w:t xml:space="preserve"> </w:t>
            </w:r>
            <w:hyperlink r:id="rId47">
              <w:r>
                <w:rPr>
                  <w:rStyle w:val="Hyperlink"/>
                </w:rPr>
                <w:t xml:space="preserve">[29]</w:t>
              </w:r>
            </w:hyperlink>
          </w:p>
        </w:tc>
        <w:tc>
          <w:tcPr/>
          <w:p>
            <w:pPr>
              <w:pStyle w:val="Compact"/>
            </w:pPr>
            <w:r>
              <w:t xml:space="preserve">Very fast to prototype; severe free-tier limits mean you must cache heavily and design low-frequency strategies.</w:t>
            </w:r>
            <w:r>
              <w:t xml:space="preserve"> </w:t>
            </w:r>
            <w:hyperlink r:id="rId46">
              <w:r>
                <w:rPr>
                  <w:rStyle w:val="Hyperlink"/>
                </w:rPr>
                <w:t xml:space="preserve">[30]</w:t>
              </w:r>
            </w:hyperlink>
          </w:p>
        </w:tc>
      </w:tr>
      <w:tr>
        <w:tc>
          <w:tcPr/>
          <w:p>
            <w:pPr>
              <w:pStyle w:val="Compact"/>
            </w:pPr>
            <w:r>
              <w:t xml:space="preserve">Equities/forex/crypto (freemium)</w:t>
            </w:r>
          </w:p>
        </w:tc>
        <w:tc>
          <w:tcPr/>
          <w:p>
            <w:pPr>
              <w:pStyle w:val="Compact"/>
            </w:pPr>
            <w:r>
              <w:t xml:space="preserve">Finnhub</w:t>
            </w:r>
            <w:hyperlink r:id="rId48">
              <w:r>
                <w:rPr>
                  <w:rStyle w:val="Hyperlink"/>
                </w:rPr>
                <w:t xml:space="preserve">[31]</w:t>
              </w:r>
            </w:hyperlink>
          </w:p>
        </w:tc>
        <w:tc>
          <w:tcPr/>
          <w:p>
            <w:pPr>
              <w:pStyle w:val="Compact"/>
            </w:pPr>
            <w:r>
              <w:t xml:space="preserve">Quotes, fundamentals, economic data, alternative datasets</w:t>
            </w:r>
          </w:p>
        </w:tc>
        <w:tc>
          <w:tcPr/>
          <w:p>
            <w:pPr>
              <w:pStyle w:val="Compact"/>
            </w:pPr>
            <w:r>
              <w:t xml:space="preserve">Near real-time via REST/WebSocket depending on plan</w:t>
            </w:r>
          </w:p>
        </w:tc>
        <w:tc>
          <w:tcPr/>
          <w:p>
            <w:pPr>
              <w:pStyle w:val="Compact"/>
            </w:pPr>
            <w:r>
              <w:t xml:space="preserve">Official docs describe rate limiting and 429 behavior; additional per-plan limits apply</w:t>
            </w:r>
            <w:r>
              <w:t xml:space="preserve"> </w:t>
            </w:r>
            <w:hyperlink r:id="rId48">
              <w:r>
                <w:rPr>
                  <w:rStyle w:val="Hyperlink"/>
                </w:rPr>
                <w:t xml:space="preserve">[32]</w:t>
              </w:r>
            </w:hyperlink>
          </w:p>
        </w:tc>
        <w:tc>
          <w:tcPr/>
          <w:p>
            <w:pPr>
              <w:pStyle w:val="Compact"/>
            </w:pPr>
            <w:r>
              <w:t xml:space="preserve">Rate-limit docs page; endpoint examples vary by product</w:t>
            </w:r>
            <w:r>
              <w:t xml:space="preserve"> </w:t>
            </w:r>
            <w:hyperlink r:id="rId48">
              <w:r>
                <w:rPr>
                  <w:rStyle w:val="Hyperlink"/>
                </w:rPr>
                <w:t xml:space="preserve">[33]</w:t>
              </w:r>
            </w:hyperlink>
          </w:p>
        </w:tc>
        <w:tc>
          <w:tcPr/>
          <w:p>
            <w:pPr>
              <w:pStyle w:val="Compact"/>
            </w:pPr>
            <w:r>
              <w:t xml:space="preserve">Strong breadth; good for enriching Schwab execution decisions with extra signals if you stay within limits.</w:t>
            </w:r>
          </w:p>
        </w:tc>
      </w:tr>
      <w:tr>
        <w:tc>
          <w:tcPr/>
          <w:p>
            <w:pPr>
              <w:pStyle w:val="Compact"/>
            </w:pPr>
            <w:r>
              <w:t xml:space="preserve">Equities/FX/crypto (freemium)</w:t>
            </w:r>
          </w:p>
        </w:tc>
        <w:tc>
          <w:tcPr/>
          <w:p>
            <w:pPr>
              <w:pStyle w:val="Compact"/>
            </w:pPr>
            <w:r>
              <w:t xml:space="preserve">Twelve Data</w:t>
            </w:r>
            <w:hyperlink r:id="rId49">
              <w:r>
                <w:rPr>
                  <w:rStyle w:val="Hyperlink"/>
                </w:rPr>
                <w:t xml:space="preserve">[34]</w:t>
              </w:r>
            </w:hyperlink>
          </w:p>
        </w:tc>
        <w:tc>
          <w:tcPr/>
          <w:p>
            <w:pPr>
              <w:pStyle w:val="Compact"/>
            </w:pPr>
            <w:r>
              <w:t xml:space="preserve">Real-time quotes and time series; WebSocket (plan-dependent)</w:t>
            </w:r>
          </w:p>
        </w:tc>
        <w:tc>
          <w:tcPr/>
          <w:p>
            <w:pPr>
              <w:pStyle w:val="Compact"/>
            </w:pPr>
            <w:r>
              <w:t xml:space="preserve">Real-time (REST) and streaming (limited trials)</w:t>
            </w:r>
          </w:p>
        </w:tc>
        <w:tc>
          <w:tcPr/>
          <w:p>
            <w:pPr>
              <w:pStyle w:val="Compact"/>
            </w:pPr>
            <w:r>
              <w:t xml:space="preserve">Free/basic plan described as credit-based (e.g., “800/day” scale) and limited WebSocket trials</w:t>
            </w:r>
            <w:r>
              <w:t xml:space="preserve"> </w:t>
            </w:r>
            <w:hyperlink r:id="rId50">
              <w:r>
                <w:rPr>
                  <w:rStyle w:val="Hyperlink"/>
                </w:rPr>
                <w:t xml:space="preserve">[35]</w:t>
              </w:r>
            </w:hyperlink>
          </w:p>
        </w:tc>
        <w:tc>
          <w:tcPr/>
          <w:p>
            <w:pPr>
              <w:pStyle w:val="Compact"/>
            </w:pPr>
            <w:r>
              <w:t xml:space="preserve">Docs mention</w:t>
            </w:r>
            <w:r>
              <w:t xml:space="preserve"> </w:t>
            </w:r>
            <w:r>
              <w:rPr>
                <w:rStyle w:val="VerbatimChar"/>
              </w:rPr>
              <w:t xml:space="preserve">quote</w:t>
            </w:r>
            <w:r>
              <w:t xml:space="preserve"> </w:t>
            </w:r>
            <w:r>
              <w:t xml:space="preserve">endpoint behavior; also</w:t>
            </w:r>
            <w:r>
              <w:t xml:space="preserve"> </w:t>
            </w:r>
            <w:r>
              <w:rPr>
                <w:rStyle w:val="VerbatimChar"/>
              </w:rPr>
              <w:t xml:space="preserve">/api_usage</w:t>
            </w:r>
            <w:r>
              <w:t xml:space="preserve"> </w:t>
            </w:r>
            <w:hyperlink r:id="rId51">
              <w:r>
                <w:rPr>
                  <w:rStyle w:val="Hyperlink"/>
                </w:rPr>
                <w:t xml:space="preserve">[36]</w:t>
              </w:r>
            </w:hyperlink>
          </w:p>
        </w:tc>
        <w:tc>
          <w:tcPr/>
          <w:p>
            <w:pPr>
              <w:pStyle w:val="Compact"/>
            </w:pPr>
            <w:r>
              <w:t xml:space="preserve">Developer-friendly; credits add friction but are workable for daily strategies and small universes.</w:t>
            </w:r>
          </w:p>
        </w:tc>
      </w:tr>
      <w:tr>
        <w:tc>
          <w:tcPr/>
          <w:p>
            <w:pPr>
              <w:pStyle w:val="Compact"/>
            </w:pPr>
            <w:r>
              <w:t xml:space="preserve">Equities “real-time” (freemium)</w:t>
            </w:r>
          </w:p>
        </w:tc>
        <w:tc>
          <w:tcPr/>
          <w:p>
            <w:pPr>
              <w:pStyle w:val="Compact"/>
            </w:pPr>
            <w:r>
              <w:t xml:space="preserve">Financial Modeling Prep</w:t>
            </w:r>
            <w:hyperlink r:id="rId22">
              <w:r>
                <w:rPr>
                  <w:rStyle w:val="Hyperlink"/>
                </w:rPr>
                <w:t xml:space="preserve">[37]</w:t>
              </w:r>
            </w:hyperlink>
          </w:p>
        </w:tc>
        <w:tc>
          <w:tcPr/>
          <w:p>
            <w:pPr>
              <w:pStyle w:val="Compact"/>
            </w:pPr>
            <w:r>
              <w:t xml:space="preserve">Stock quote endpoint; financial statements; fundamentals</w:t>
            </w:r>
          </w:p>
        </w:tc>
        <w:tc>
          <w:tcPr/>
          <w:p>
            <w:pPr>
              <w:pStyle w:val="Compact"/>
            </w:pPr>
            <w:r>
              <w:t xml:space="preserve">Claimed real-time, varies by plan/data</w:t>
            </w:r>
          </w:p>
        </w:tc>
        <w:tc>
          <w:tcPr/>
          <w:p>
            <w:pPr>
              <w:pStyle w:val="Compact"/>
            </w:pPr>
            <w:r>
              <w:t xml:space="preserve">Docs show quote endpoint structure</w:t>
            </w:r>
            <w:r>
              <w:t xml:space="preserve"> </w:t>
            </w:r>
            <w:hyperlink r:id="rId52">
              <w:r>
                <w:rPr>
                  <w:rStyle w:val="Hyperlink"/>
                </w:rPr>
                <w:t xml:space="preserve">[38]</w:t>
              </w:r>
            </w:hyperlink>
          </w:p>
        </w:tc>
        <w:tc>
          <w:tcPr/>
          <w:p>
            <w:pPr>
              <w:pStyle w:val="Compact"/>
            </w:pPr>
            <w:r>
              <w:t xml:space="preserve">Example:</w:t>
            </w:r>
            <w:r>
              <w:t xml:space="preserve"> </w:t>
            </w:r>
            <w:r>
              <w:rPr>
                <w:rStyle w:val="VerbatimChar"/>
              </w:rPr>
              <w:t xml:space="preserve">GET /stable/quote?symbol=AAPL</w:t>
            </w:r>
            <w:r>
              <w:t xml:space="preserve"> </w:t>
            </w:r>
            <w:hyperlink r:id="rId52">
              <w:r>
                <w:rPr>
                  <w:rStyle w:val="Hyperlink"/>
                </w:rPr>
                <w:t xml:space="preserve">[39]</w:t>
              </w:r>
            </w:hyperlink>
          </w:p>
        </w:tc>
        <w:tc>
          <w:tcPr/>
          <w:p>
            <w:pPr>
              <w:pStyle w:val="Compact"/>
            </w:pPr>
            <w:r>
              <w:t xml:space="preserve">Useful as an auxiliary quote source; verify against Schwab at execution time to avoid stale/mismatched prints.</w:t>
            </w:r>
          </w:p>
        </w:tc>
      </w:tr>
      <w:tr>
        <w:tc>
          <w:tcPr/>
          <w:p>
            <w:pPr>
              <w:pStyle w:val="Compact"/>
            </w:pPr>
            <w:r>
              <w:t xml:space="preserve">Datasets (public + freemium)</w:t>
            </w:r>
          </w:p>
        </w:tc>
        <w:tc>
          <w:tcPr/>
          <w:p>
            <w:pPr>
              <w:pStyle w:val="Compact"/>
            </w:pPr>
            <w:r>
              <w:t xml:space="preserve">Nasdaq</w:t>
            </w:r>
            <w:hyperlink r:id="rId38">
              <w:r>
                <w:rPr>
                  <w:rStyle w:val="Hyperlink"/>
                </w:rPr>
                <w:t xml:space="preserve">[40]</w:t>
              </w:r>
            </w:hyperlink>
            <w:r>
              <w:t xml:space="preserve"> </w:t>
            </w:r>
            <w:r>
              <w:t xml:space="preserve">(Data Link)</w:t>
            </w:r>
          </w:p>
        </w:tc>
        <w:tc>
          <w:tcPr/>
          <w:p>
            <w:pPr>
              <w:pStyle w:val="Compact"/>
            </w:pPr>
            <w:r>
              <w:t xml:space="preserve">Many datasets in “tables” format; some free/open, many premium; daily-updating tables</w:t>
            </w:r>
          </w:p>
        </w:tc>
        <w:tc>
          <w:tcPr/>
          <w:p>
            <w:pPr>
              <w:pStyle w:val="Compact"/>
            </w:pPr>
            <w:r>
              <w:t xml:space="preserve">Not real-time; often 1-day lag</w:t>
            </w:r>
          </w:p>
        </w:tc>
        <w:tc>
          <w:tcPr/>
          <w:p>
            <w:pPr>
              <w:pStyle w:val="Compact"/>
            </w:pPr>
            <w:r>
              <w:t xml:space="preserve">Docs state tables datasets are not real-time and “most update once a day with a 1-day lag.”</w:t>
            </w:r>
            <w:r>
              <w:t xml:space="preserve"> </w:t>
            </w:r>
            <w:hyperlink r:id="rId53">
              <w:r>
                <w:rPr>
                  <w:rStyle w:val="Hyperlink"/>
                </w:rPr>
                <w:t xml:space="preserve">[41]</w:t>
              </w:r>
            </w:hyperlink>
          </w:p>
        </w:tc>
        <w:tc>
          <w:tcPr/>
          <w:p>
            <w:pPr>
              <w:pStyle w:val="Compact"/>
            </w:pPr>
            <w:r>
              <w:t xml:space="preserve">Example:</w:t>
            </w:r>
            <w:r>
              <w:t xml:space="preserve"> </w:t>
            </w:r>
            <w:r>
              <w:rPr>
                <w:rStyle w:val="VerbatimChar"/>
              </w:rPr>
              <w:t xml:space="preserve">https://data.nasdaq.com/api/v3/datatables/...?...&amp;api_key=...</w:t>
            </w:r>
            <w:r>
              <w:t xml:space="preserve"> </w:t>
            </w:r>
            <w:hyperlink r:id="rId54">
              <w:r>
                <w:rPr>
                  <w:rStyle w:val="Hyperlink"/>
                </w:rPr>
                <w:t xml:space="preserve">[42]</w:t>
              </w:r>
            </w:hyperlink>
          </w:p>
        </w:tc>
        <w:tc>
          <w:tcPr/>
          <w:p>
            <w:pPr>
              <w:pStyle w:val="Compact"/>
            </w:pPr>
            <w:r>
              <w:t xml:space="preserve">Great for backtests/features/fundamentals; not suitable for intraday execution timing.</w:t>
            </w:r>
          </w:p>
        </w:tc>
      </w:tr>
      <w:tr>
        <w:tc>
          <w:tcPr/>
          <w:p>
            <w:pPr>
              <w:pStyle w:val="Compact"/>
            </w:pPr>
            <w:r>
              <w:t xml:space="preserve">Options chains (broker API)</w:t>
            </w:r>
          </w:p>
        </w:tc>
        <w:tc>
          <w:tcPr/>
          <w:p>
            <w:pPr>
              <w:pStyle w:val="Compact"/>
            </w:pPr>
            <w:r>
              <w:t xml:space="preserve">Tradier</w:t>
            </w:r>
            <w:hyperlink r:id="rId21">
              <w:r>
                <w:rPr>
                  <w:rStyle w:val="Hyperlink"/>
                </w:rPr>
                <w:t xml:space="preserve">[43]</w:t>
              </w:r>
            </w:hyperlink>
          </w:p>
        </w:tc>
        <w:tc>
          <w:tcPr/>
          <w:p>
            <w:pPr>
              <w:pStyle w:val="Compact"/>
            </w:pPr>
            <w:r>
              <w:t xml:space="preserve">Options chains (includes Greeks via ORATS), market data; paper/sandbox</w:t>
            </w:r>
          </w:p>
        </w:tc>
        <w:tc>
          <w:tcPr/>
          <w:p>
            <w:pPr>
              <w:pStyle w:val="Compact"/>
            </w:pPr>
            <w:r>
              <w:t xml:space="preserve">Production: real-time; sandbox: delayed + paper</w:t>
            </w:r>
          </w:p>
        </w:tc>
        <w:tc>
          <w:tcPr/>
          <w:p>
            <w:pPr>
              <w:pStyle w:val="Compact"/>
            </w:pPr>
            <w:r>
              <w:t xml:space="preserve">Docs describe sandbox vs production and show options chains endpoint; note Greeks/IV attribution</w:t>
            </w:r>
            <w:r>
              <w:t xml:space="preserve"> </w:t>
            </w:r>
            <w:hyperlink r:id="rId55">
              <w:r>
                <w:rPr>
                  <w:rStyle w:val="Hyperlink"/>
                </w:rPr>
                <w:t xml:space="preserve">[44]</w:t>
              </w:r>
            </w:hyperlink>
          </w:p>
        </w:tc>
        <w:tc>
          <w:tcPr/>
          <w:p>
            <w:pPr>
              <w:pStyle w:val="Compact"/>
            </w:pPr>
            <w:r>
              <w:rPr>
                <w:rStyle w:val="VerbatimChar"/>
              </w:rPr>
              <w:t xml:space="preserve">GET /v1/markets/options/chains</w:t>
            </w:r>
            <w:r>
              <w:t xml:space="preserve"> </w:t>
            </w:r>
            <w:hyperlink r:id="rId56">
              <w:r>
                <w:rPr>
                  <w:rStyle w:val="Hyperlink"/>
                </w:rPr>
                <w:t xml:space="preserve">[45]</w:t>
              </w:r>
            </w:hyperlink>
          </w:p>
        </w:tc>
        <w:tc>
          <w:tcPr/>
          <w:p>
            <w:pPr>
              <w:pStyle w:val="Compact"/>
            </w:pPr>
            <w:r>
              <w:t xml:space="preserve">Useful for options analytics and prototyping; execution still via Schwab if that’s your broker of record.</w:t>
            </w:r>
          </w:p>
        </w:tc>
      </w:tr>
      <w:tr>
        <w:tc>
          <w:tcPr/>
          <w:p>
            <w:pPr>
              <w:pStyle w:val="Compact"/>
            </w:pPr>
            <w:r>
              <w:t xml:space="preserve">Paper trading + API (optional)</w:t>
            </w:r>
          </w:p>
        </w:tc>
        <w:tc>
          <w:tcPr/>
          <w:p>
            <w:pPr>
              <w:pStyle w:val="Compact"/>
            </w:pPr>
            <w:r>
              <w:t xml:space="preserve">Alpaca</w:t>
            </w:r>
            <w:hyperlink r:id="rId57">
              <w:r>
                <w:rPr>
                  <w:rStyle w:val="Hyperlink"/>
                </w:rPr>
                <w:t xml:space="preserve">[46]</w:t>
              </w:r>
            </w:hyperlink>
          </w:p>
        </w:tc>
        <w:tc>
          <w:tcPr/>
          <w:p>
            <w:pPr>
              <w:pStyle w:val="Compact"/>
            </w:pPr>
            <w:r>
              <w:t xml:space="preserve">Paper trading environment; API-first trading workflows</w:t>
            </w:r>
          </w:p>
        </w:tc>
        <w:tc>
          <w:tcPr/>
          <w:p>
            <w:pPr>
              <w:pStyle w:val="Compact"/>
            </w:pPr>
            <w:r>
              <w:t xml:space="preserve">Simulated fills</w:t>
            </w:r>
          </w:p>
        </w:tc>
        <w:tc>
          <w:tcPr/>
          <w:p>
            <w:pPr>
              <w:pStyle w:val="Compact"/>
            </w:pPr>
            <w:r>
              <w:t xml:space="preserve">Official docs: paper trading is a distinct simulated environment; paper-only accounts use IEX market data</w:t>
            </w:r>
            <w:r>
              <w:t xml:space="preserve"> </w:t>
            </w:r>
            <w:hyperlink r:id="rId58">
              <w:r>
                <w:rPr>
                  <w:rStyle w:val="Hyperlink"/>
                </w:rPr>
                <w:t xml:space="preserve">[47]</w:t>
              </w:r>
            </w:hyperlink>
          </w:p>
        </w:tc>
        <w:tc>
          <w:tcPr/>
          <w:p>
            <w:pPr>
              <w:pStyle w:val="Compact"/>
            </w:pPr>
            <w:r>
              <w:t xml:space="preserve">Paper trading docs and trading endpoints</w:t>
            </w:r>
            <w:r>
              <w:t xml:space="preserve"> </w:t>
            </w:r>
            <w:hyperlink r:id="rId58">
              <w:r>
                <w:rPr>
                  <w:rStyle w:val="Hyperlink"/>
                </w:rPr>
                <w:t xml:space="preserve">[48]</w:t>
              </w:r>
            </w:hyperlink>
          </w:p>
        </w:tc>
        <w:tc>
          <w:tcPr/>
          <w:p>
            <w:pPr>
              <w:pStyle w:val="Compact"/>
            </w:pPr>
            <w:r>
              <w:t xml:space="preserve">Good for integration testing, not for proving fill quality vs Schwab routing.</w:t>
            </w:r>
          </w:p>
        </w:tc>
      </w:tr>
      <w:tr>
        <w:tc>
          <w:tcPr/>
          <w:p>
            <w:pPr>
              <w:pStyle w:val="Compact"/>
            </w:pPr>
            <w:r>
              <w:t xml:space="preserve">Crypto market data (public)</w:t>
            </w:r>
          </w:p>
        </w:tc>
        <w:tc>
          <w:tcPr/>
          <w:p>
            <w:pPr>
              <w:pStyle w:val="Compact"/>
            </w:pPr>
            <w:r>
              <w:t xml:space="preserve">Binance</w:t>
            </w:r>
            <w:hyperlink r:id="rId24">
              <w:r>
                <w:rPr>
                  <w:rStyle w:val="Hyperlink"/>
                </w:rPr>
                <w:t xml:space="preserve">[49]</w:t>
              </w:r>
            </w:hyperlink>
          </w:p>
        </w:tc>
        <w:tc>
          <w:tcPr/>
          <w:p>
            <w:pPr>
              <w:pStyle w:val="Compact"/>
            </w:pPr>
            <w:r>
              <w:t xml:space="preserve">Public market data endpoints; “market data only” without auth</w:t>
            </w:r>
          </w:p>
        </w:tc>
        <w:tc>
          <w:tcPr/>
          <w:p>
            <w:pPr>
              <w:pStyle w:val="Compact"/>
            </w:pPr>
            <w:r>
              <w:t xml:space="preserve">Real-time (exchange-native)</w:t>
            </w:r>
          </w:p>
        </w:tc>
        <w:tc>
          <w:tcPr/>
          <w:p>
            <w:pPr>
              <w:pStyle w:val="Compact"/>
            </w:pPr>
            <w:r>
              <w:t xml:space="preserve">Binance documentation lists public endpoints and base URLs</w:t>
            </w:r>
            <w:r>
              <w:t xml:space="preserve"> </w:t>
            </w:r>
            <w:hyperlink r:id="rId59">
              <w:r>
                <w:rPr>
                  <w:rStyle w:val="Hyperlink"/>
                </w:rPr>
                <w:t xml:space="preserve">[50]</w:t>
              </w:r>
            </w:hyperlink>
          </w:p>
        </w:tc>
        <w:tc>
          <w:tcPr/>
          <w:p>
            <w:pPr>
              <w:pStyle w:val="Compact"/>
            </w:pPr>
            <w:r>
              <w:rPr>
                <w:rStyle w:val="VerbatimChar"/>
              </w:rPr>
              <w:t xml:space="preserve">GET /api/v3/ticker/price</w:t>
            </w:r>
            <w:r>
              <w:t xml:space="preserve"> </w:t>
            </w:r>
            <w:hyperlink r:id="rId60">
              <w:r>
                <w:rPr>
                  <w:rStyle w:val="Hyperlink"/>
                </w:rPr>
                <w:t xml:space="preserve">[51]</w:t>
              </w:r>
            </w:hyperlink>
          </w:p>
        </w:tc>
        <w:tc>
          <w:tcPr/>
          <w:p>
            <w:pPr>
              <w:pStyle w:val="Compact"/>
            </w:pPr>
            <w:r>
              <w:t xml:space="preserve">Great for crypto signals; beware venue/regional restrictions and that crypto execution is not through Schwab.</w:t>
            </w:r>
          </w:p>
        </w:tc>
      </w:tr>
      <w:tr>
        <w:tc>
          <w:tcPr/>
          <w:p>
            <w:pPr>
              <w:pStyle w:val="Compact"/>
            </w:pPr>
            <w:r>
              <w:t xml:space="preserve">Crypto market data (public)</w:t>
            </w:r>
          </w:p>
        </w:tc>
        <w:tc>
          <w:tcPr/>
          <w:p>
            <w:pPr>
              <w:pStyle w:val="Compact"/>
            </w:pPr>
            <w:r>
              <w:t xml:space="preserve">Kraken</w:t>
            </w:r>
            <w:hyperlink r:id="rId22">
              <w:r>
                <w:rPr>
                  <w:rStyle w:val="Hyperlink"/>
                </w:rPr>
                <w:t xml:space="preserve">[52]</w:t>
              </w:r>
            </w:hyperlink>
          </w:p>
        </w:tc>
        <w:tc>
          <w:tcPr/>
          <w:p>
            <w:pPr>
              <w:pStyle w:val="Compact"/>
            </w:pPr>
            <w:r>
              <w:t xml:space="preserve">Public REST endpoints for ticker and historical data</w:t>
            </w:r>
          </w:p>
        </w:tc>
        <w:tc>
          <w:tcPr/>
          <w:p>
            <w:pPr>
              <w:pStyle w:val="Compact"/>
            </w:pPr>
            <w:r>
              <w:t xml:space="preserve">Real-time (exchange-native)</w:t>
            </w:r>
          </w:p>
        </w:tc>
        <w:tc>
          <w:tcPr/>
          <w:p>
            <w:pPr>
              <w:pStyle w:val="Compact"/>
            </w:pPr>
            <w:r>
              <w:t xml:space="preserve">Kraken support docs give public endpoint examples like ticker</w:t>
            </w:r>
            <w:r>
              <w:t xml:space="preserve"> </w:t>
            </w:r>
            <w:hyperlink r:id="rId45">
              <w:r>
                <w:rPr>
                  <w:rStyle w:val="Hyperlink"/>
                </w:rPr>
                <w:t xml:space="preserve">[53]</w:t>
              </w:r>
            </w:hyperlink>
          </w:p>
        </w:tc>
        <w:tc>
          <w:tcPr/>
          <w:p>
            <w:pPr>
              <w:pStyle w:val="Compact"/>
            </w:pPr>
            <w:r>
              <w:rPr>
                <w:rStyle w:val="VerbatimChar"/>
              </w:rPr>
              <w:t xml:space="preserve">GET /0/public/Ticker?pair=xbtusd</w:t>
            </w:r>
            <w:r>
              <w:t xml:space="preserve"> </w:t>
            </w:r>
            <w:hyperlink r:id="rId45">
              <w:r>
                <w:rPr>
                  <w:rStyle w:val="Hyperlink"/>
                </w:rPr>
                <w:t xml:space="preserve">[54]</w:t>
              </w:r>
            </w:hyperlink>
          </w:p>
        </w:tc>
        <w:tc>
          <w:tcPr/>
          <w:p>
            <w:pPr>
              <w:pStyle w:val="Compact"/>
            </w:pPr>
            <w:r>
              <w:t xml:space="preserve">Straightforward, stable. Same caveat: separate execution venue.</w:t>
            </w:r>
          </w:p>
        </w:tc>
      </w:tr>
      <w:tr>
        <w:tc>
          <w:tcPr/>
          <w:p>
            <w:pPr>
              <w:pStyle w:val="Compact"/>
            </w:pPr>
            <w:r>
              <w:t xml:space="preserve">Crypto market data + trading</w:t>
            </w:r>
          </w:p>
        </w:tc>
        <w:tc>
          <w:tcPr/>
          <w:p>
            <w:pPr>
              <w:pStyle w:val="Compact"/>
            </w:pPr>
            <w:r>
              <w:t xml:space="preserve">Coinbase</w:t>
            </w:r>
            <w:hyperlink r:id="rId22">
              <w:r>
                <w:rPr>
                  <w:rStyle w:val="Hyperlink"/>
                </w:rPr>
                <w:t xml:space="preserve">[55]</w:t>
              </w:r>
            </w:hyperlink>
          </w:p>
        </w:tc>
        <w:tc>
          <w:tcPr/>
          <w:p>
            <w:pPr>
              <w:pStyle w:val="Compact"/>
            </w:pPr>
            <w:r>
              <w:t xml:space="preserve">Public market data + authenticated trading endpoints (product-dependent)</w:t>
            </w:r>
          </w:p>
        </w:tc>
        <w:tc>
          <w:tcPr/>
          <w:p>
            <w:pPr>
              <w:pStyle w:val="Compact"/>
            </w:pPr>
            <w:r>
              <w:t xml:space="preserve">Real-time (exchange-native)</w:t>
            </w:r>
          </w:p>
        </w:tc>
        <w:tc>
          <w:tcPr/>
          <w:p>
            <w:pPr>
              <w:pStyle w:val="Compact"/>
            </w:pPr>
            <w:r>
              <w:t xml:space="preserve">Docs describe Advanced Trade APIs with REST + WebSocket</w:t>
            </w:r>
            <w:r>
              <w:t xml:space="preserve"> </w:t>
            </w:r>
            <w:hyperlink r:id="rId61">
              <w:r>
                <w:rPr>
                  <w:rStyle w:val="Hyperlink"/>
                </w:rPr>
                <w:t xml:space="preserve">[56]</w:t>
              </w:r>
            </w:hyperlink>
          </w:p>
        </w:tc>
        <w:tc>
          <w:tcPr/>
          <w:p>
            <w:pPr>
              <w:pStyle w:val="Compact"/>
            </w:pPr>
            <w:r>
              <w:t xml:space="preserve">v3 endpoints per docs</w:t>
            </w:r>
            <w:r>
              <w:t xml:space="preserve"> </w:t>
            </w:r>
            <w:hyperlink r:id="rId62">
              <w:r>
                <w:rPr>
                  <w:rStyle w:val="Hyperlink"/>
                </w:rPr>
                <w:t xml:space="preserve">[57]</w:t>
              </w:r>
            </w:hyperlink>
          </w:p>
        </w:tc>
        <w:tc>
          <w:tcPr/>
          <w:p>
            <w:pPr>
              <w:pStyle w:val="Compact"/>
            </w:pPr>
            <w:r>
              <w:t xml:space="preserve">Strong tooling; again, separate from Schwab equities/options execution.</w:t>
            </w:r>
          </w:p>
        </w:tc>
      </w:tr>
      <w:tr>
        <w:tc>
          <w:tcPr/>
          <w:p>
            <w:pPr>
              <w:pStyle w:val="Compact"/>
            </w:pPr>
            <w:r>
              <w:t xml:space="preserve">Economic data (public)</w:t>
            </w:r>
          </w:p>
        </w:tc>
        <w:tc>
          <w:tcPr/>
          <w:p>
            <w:pPr>
              <w:pStyle w:val="Compact"/>
            </w:pPr>
            <w:r>
              <w:t xml:space="preserve">Federal Reserve Bank of St. Louis</w:t>
            </w:r>
            <w:hyperlink r:id="rId39">
              <w:r>
                <w:rPr>
                  <w:rStyle w:val="Hyperlink"/>
                </w:rPr>
                <w:t xml:space="preserve">[58]</w:t>
              </w:r>
            </w:hyperlink>
            <w:r>
              <w:t xml:space="preserve"> </w:t>
            </w:r>
            <w:r>
              <w:t xml:space="preserve">(FRED)</w:t>
            </w:r>
          </w:p>
        </w:tc>
        <w:tc>
          <w:tcPr/>
          <w:p>
            <w:pPr>
              <w:pStyle w:val="Compact"/>
            </w:pPr>
            <w:r>
              <w:t xml:space="preserve">Macro time series (rates, inflation, etc.)</w:t>
            </w:r>
          </w:p>
        </w:tc>
        <w:tc>
          <w:tcPr/>
          <w:p>
            <w:pPr>
              <w:pStyle w:val="Compact"/>
            </w:pPr>
            <w:r>
              <w:t xml:space="preserve">Daily/weekly/monthly series</w:t>
            </w:r>
          </w:p>
        </w:tc>
        <w:tc>
          <w:tcPr/>
          <w:p>
            <w:pPr>
              <w:pStyle w:val="Compact"/>
            </w:pPr>
            <w:r>
              <w:t xml:space="preserve">FRED requires API keys; docs show</w:t>
            </w:r>
            <w:r>
              <w:t xml:space="preserve"> </w:t>
            </w:r>
            <w:r>
              <w:rPr>
                <w:rStyle w:val="VerbatimChar"/>
              </w:rPr>
              <w:t xml:space="preserve">series/observations</w:t>
            </w:r>
            <w:r>
              <w:t xml:space="preserve"> </w:t>
            </w:r>
            <w:r>
              <w:t xml:space="preserve">endpoint</w:t>
            </w:r>
            <w:r>
              <w:t xml:space="preserve"> </w:t>
            </w:r>
            <w:hyperlink r:id="rId63">
              <w:r>
                <w:rPr>
                  <w:rStyle w:val="Hyperlink"/>
                </w:rPr>
                <w:t xml:space="preserve">[59]</w:t>
              </w:r>
            </w:hyperlink>
          </w:p>
        </w:tc>
        <w:tc>
          <w:tcPr/>
          <w:p>
            <w:pPr>
              <w:pStyle w:val="Compact"/>
            </w:pPr>
            <w:r>
              <w:rPr>
                <w:rStyle w:val="VerbatimChar"/>
              </w:rPr>
              <w:t xml:space="preserve">GET /fred/series/observations?series_id=...&amp;api_key=...</w:t>
            </w:r>
            <w:r>
              <w:t xml:space="preserve"> </w:t>
            </w:r>
            <w:hyperlink r:id="rId64">
              <w:r>
                <w:rPr>
                  <w:rStyle w:val="Hyperlink"/>
                </w:rPr>
                <w:t xml:space="preserve">[60]</w:t>
              </w:r>
            </w:hyperlink>
          </w:p>
        </w:tc>
        <w:tc>
          <w:tcPr/>
          <w:p>
            <w:pPr>
              <w:pStyle w:val="Compact"/>
            </w:pPr>
            <w:r>
              <w:t xml:space="preserve">High value for regime filters (risk-on/off); not a trading “edge” alone.</w:t>
            </w:r>
          </w:p>
        </w:tc>
      </w:tr>
      <w:tr>
        <w:tc>
          <w:tcPr/>
          <w:p>
            <w:pPr>
              <w:pStyle w:val="Compact"/>
            </w:pPr>
            <w:r>
              <w:t xml:space="preserve">Economic/labor (public)</w:t>
            </w:r>
          </w:p>
        </w:tc>
        <w:tc>
          <w:tcPr/>
          <w:p>
            <w:pPr>
              <w:pStyle w:val="Compact"/>
            </w:pPr>
            <w:r>
              <w:t xml:space="preserve">Bureau of Labor Statistics</w:t>
            </w:r>
            <w:hyperlink r:id="rId65">
              <w:r>
                <w:rPr>
                  <w:rStyle w:val="Hyperlink"/>
                </w:rPr>
                <w:t xml:space="preserve">[61]</w:t>
              </w:r>
            </w:hyperlink>
          </w:p>
        </w:tc>
        <w:tc>
          <w:tcPr/>
          <w:p>
            <w:pPr>
              <w:pStyle w:val="Compact"/>
            </w:pPr>
            <w:r>
              <w:t xml:space="preserve">Labor-market time series (CPI, employment, etc.)</w:t>
            </w:r>
          </w:p>
        </w:tc>
        <w:tc>
          <w:tcPr/>
          <w:p>
            <w:pPr>
              <w:pStyle w:val="Compact"/>
            </w:pPr>
            <w:r>
              <w:t xml:space="preserve">Periodic releases</w:t>
            </w:r>
          </w:p>
        </w:tc>
        <w:tc>
          <w:tcPr/>
          <w:p>
            <w:pPr>
              <w:pStyle w:val="Compact"/>
            </w:pPr>
            <w:r>
              <w:t xml:space="preserve">Docs show v2 time series endpoint signatures</w:t>
            </w:r>
            <w:r>
              <w:t xml:space="preserve"> </w:t>
            </w:r>
            <w:hyperlink r:id="rId66">
              <w:r>
                <w:rPr>
                  <w:rStyle w:val="Hyperlink"/>
                </w:rPr>
                <w:t xml:space="preserve">[62]</w:t>
              </w:r>
            </w:hyperlink>
          </w:p>
        </w:tc>
        <w:tc>
          <w:tcPr/>
          <w:p>
            <w:pPr>
              <w:pStyle w:val="Compact"/>
            </w:pPr>
            <w:r>
              <w:rPr>
                <w:rStyle w:val="VerbatimChar"/>
              </w:rPr>
              <w:t xml:space="preserve">https://api.bls.gov/publicAPI/v2/timeseries/data/</w:t>
            </w:r>
            <w:r>
              <w:t xml:space="preserve"> </w:t>
            </w:r>
            <w:hyperlink r:id="rId66">
              <w:r>
                <w:rPr>
                  <w:rStyle w:val="Hyperlink"/>
                </w:rPr>
                <w:t xml:space="preserve">[63]</w:t>
              </w:r>
            </w:hyperlink>
          </w:p>
        </w:tc>
        <w:tc>
          <w:tcPr/>
          <w:p>
            <w:pPr>
              <w:pStyle w:val="Compact"/>
            </w:pPr>
            <w:r>
              <w:t xml:space="preserve">Useful for macro overlays; low frequency.</w:t>
            </w:r>
          </w:p>
        </w:tc>
      </w:tr>
      <w:tr>
        <w:tc>
          <w:tcPr/>
          <w:p>
            <w:pPr>
              <w:pStyle w:val="Compact"/>
            </w:pPr>
            <w:r>
              <w:t xml:space="preserve">National accounts (public)</w:t>
            </w:r>
          </w:p>
        </w:tc>
        <w:tc>
          <w:tcPr/>
          <w:p>
            <w:pPr>
              <w:pStyle w:val="Compact"/>
            </w:pPr>
            <w:r>
              <w:t xml:space="preserve">Bureau of Economic Analysis</w:t>
            </w:r>
            <w:hyperlink r:id="rId28">
              <w:r>
                <w:rPr>
                  <w:rStyle w:val="Hyperlink"/>
                </w:rPr>
                <w:t xml:space="preserve">[64]</w:t>
              </w:r>
            </w:hyperlink>
          </w:p>
        </w:tc>
        <w:tc>
          <w:tcPr/>
          <w:p>
            <w:pPr>
              <w:pStyle w:val="Compact"/>
            </w:pPr>
            <w:r>
              <w:t xml:space="preserve">GDP, national/international/regional accounts</w:t>
            </w:r>
          </w:p>
        </w:tc>
        <w:tc>
          <w:tcPr/>
          <w:p>
            <w:pPr>
              <w:pStyle w:val="Compact"/>
            </w:pPr>
            <w:r>
              <w:t xml:space="preserve">Periodic releases</w:t>
            </w:r>
          </w:p>
        </w:tc>
        <w:tc>
          <w:tcPr/>
          <w:p>
            <w:pPr>
              <w:pStyle w:val="Compact"/>
            </w:pPr>
            <w:r>
              <w:t xml:space="preserve">BEA offers an API for developers and API key signup</w:t>
            </w:r>
            <w:r>
              <w:t xml:space="preserve"> </w:t>
            </w:r>
            <w:hyperlink r:id="rId67">
              <w:r>
                <w:rPr>
                  <w:rStyle w:val="Hyperlink"/>
                </w:rPr>
                <w:t xml:space="preserve">[65]</w:t>
              </w:r>
            </w:hyperlink>
          </w:p>
        </w:tc>
        <w:tc>
          <w:tcPr/>
          <w:p>
            <w:pPr>
              <w:pStyle w:val="Compact"/>
            </w:pPr>
            <w:r>
              <w:t xml:space="preserve">BEA API (key required)</w:t>
            </w:r>
            <w:r>
              <w:t xml:space="preserve"> </w:t>
            </w:r>
            <w:hyperlink r:id="rId68">
              <w:r>
                <w:rPr>
                  <w:rStyle w:val="Hyperlink"/>
                </w:rPr>
                <w:t xml:space="preserve">[66]</w:t>
              </w:r>
            </w:hyperlink>
          </w:p>
        </w:tc>
        <w:tc>
          <w:tcPr/>
          <w:p>
            <w:pPr>
              <w:pStyle w:val="Compact"/>
            </w:pPr>
            <w:r>
              <w:t xml:space="preserve">Similar role to BLS/FRED for macro conditioning.</w:t>
            </w:r>
          </w:p>
        </w:tc>
      </w:tr>
      <w:tr>
        <w:tc>
          <w:tcPr/>
          <w:p>
            <w:pPr>
              <w:pStyle w:val="Compact"/>
            </w:pPr>
            <w:r>
              <w:t xml:space="preserve">SEC filings (public)</w:t>
            </w:r>
          </w:p>
        </w:tc>
        <w:tc>
          <w:tcPr/>
          <w:p>
            <w:pPr>
              <w:pStyle w:val="Compact"/>
            </w:pPr>
            <w:r>
              <w:t xml:space="preserve">SEC EDGAR</w:t>
            </w:r>
          </w:p>
        </w:tc>
        <w:tc>
          <w:tcPr/>
          <w:p>
            <w:pPr>
              <w:pStyle w:val="Compact"/>
            </w:pPr>
            <w:r>
              <w:t xml:space="preserve">Filings/submissions/XBRL frames</w:t>
            </w:r>
          </w:p>
        </w:tc>
        <w:tc>
          <w:tcPr/>
          <w:p>
            <w:pPr>
              <w:pStyle w:val="Compact"/>
            </w:pPr>
            <w:r>
              <w:t xml:space="preserve">Near real-time for filings; rate controlled</w:t>
            </w:r>
          </w:p>
        </w:tc>
        <w:tc>
          <w:tcPr/>
          <w:p>
            <w:pPr>
              <w:pStyle w:val="Compact"/>
            </w:pPr>
            <w:r>
              <w:t xml:space="preserve">SEC states fair-access max request rate:</w:t>
            </w:r>
            <w:r>
              <w:t xml:space="preserve"> </w:t>
            </w:r>
            <w:r>
              <w:rPr>
                <w:b/>
                <w:bCs/>
              </w:rPr>
              <w:t xml:space="preserve">10 requests/second</w:t>
            </w:r>
            <w:r>
              <w:t xml:space="preserve">, recommends efficient scripting</w:t>
            </w:r>
            <w:r>
              <w:t xml:space="preserve"> </w:t>
            </w:r>
            <w:hyperlink r:id="rId36">
              <w:r>
                <w:rPr>
                  <w:rStyle w:val="Hyperlink"/>
                </w:rPr>
                <w:t xml:space="preserve">[67]</w:t>
              </w:r>
            </w:hyperlink>
          </w:p>
        </w:tc>
        <w:tc>
          <w:tcPr/>
          <w:p>
            <w:pPr>
              <w:pStyle w:val="Compact"/>
            </w:pPr>
            <w:r>
              <w:t xml:space="preserve">SEC submissions endpoints (e.g.,</w:t>
            </w:r>
            <w:r>
              <w:t xml:space="preserve"> </w:t>
            </w:r>
            <w:r>
              <w:rPr>
                <w:rStyle w:val="VerbatimChar"/>
              </w:rPr>
              <w:t xml:space="preserve">data.sec.gov/submissions</w:t>
            </w:r>
            <w:r>
              <w:t xml:space="preserve">) referenced in guidance</w:t>
            </w:r>
            <w:r>
              <w:t xml:space="preserve"> </w:t>
            </w:r>
            <w:hyperlink r:id="rId57">
              <w:r>
                <w:rPr>
                  <w:rStyle w:val="Hyperlink"/>
                </w:rPr>
                <w:t xml:space="preserve">[68]</w:t>
              </w:r>
            </w:hyperlink>
          </w:p>
        </w:tc>
        <w:tc>
          <w:tcPr/>
          <w:p>
            <w:pPr>
              <w:pStyle w:val="Compact"/>
            </w:pPr>
            <w:r>
              <w:t xml:space="preserve">Great for event-driven pipelines; you must obey rate limits and user-agent requirements.</w:t>
            </w:r>
            <w:r>
              <w:t xml:space="preserve"> </w:t>
            </w:r>
            <w:hyperlink r:id="rId36">
              <w:r>
                <w:rPr>
                  <w:rStyle w:val="Hyperlink"/>
                </w:rPr>
                <w:t xml:space="preserve">[69]</w:t>
              </w:r>
            </w:hyperlink>
          </w:p>
        </w:tc>
      </w:tr>
      <w:tr>
        <w:tc>
          <w:tcPr/>
          <w:p>
            <w:pPr>
              <w:pStyle w:val="Compact"/>
            </w:pPr>
            <w:r>
              <w:t xml:space="preserve">Global news (public)</w:t>
            </w:r>
          </w:p>
        </w:tc>
        <w:tc>
          <w:tcPr/>
          <w:p>
            <w:pPr>
              <w:pStyle w:val="Compact"/>
            </w:pPr>
            <w:r>
              <w:t xml:space="preserve">GDELT Project</w:t>
            </w:r>
            <w:hyperlink r:id="rId42">
              <w:r>
                <w:rPr>
                  <w:rStyle w:val="Hyperlink"/>
                </w:rPr>
                <w:t xml:space="preserve">[70]</w:t>
              </w:r>
            </w:hyperlink>
          </w:p>
        </w:tc>
        <w:tc>
          <w:tcPr/>
          <w:p>
            <w:pPr>
              <w:pStyle w:val="Compact"/>
            </w:pPr>
            <w:r>
              <w:t xml:space="preserve">Full-text news search (DOC 2.0), events/metadata</w:t>
            </w:r>
          </w:p>
        </w:tc>
        <w:tc>
          <w:tcPr/>
          <w:p>
            <w:pPr>
              <w:pStyle w:val="Compact"/>
            </w:pPr>
            <w:r>
              <w:t xml:space="preserve">Minutes-hours, depends on ingestion</w:t>
            </w:r>
          </w:p>
        </w:tc>
        <w:tc>
          <w:tcPr/>
          <w:p>
            <w:pPr>
              <w:pStyle w:val="Compact"/>
            </w:pPr>
            <w:r>
              <w:t xml:space="preserve">GDELT announces and documents the DOC 2.0 API</w:t>
            </w:r>
            <w:r>
              <w:t xml:space="preserve"> </w:t>
            </w:r>
            <w:hyperlink r:id="rId69">
              <w:r>
                <w:rPr>
                  <w:rStyle w:val="Hyperlink"/>
                </w:rPr>
                <w:t xml:space="preserve">[71]</w:t>
              </w:r>
            </w:hyperlink>
          </w:p>
        </w:tc>
        <w:tc>
          <w:tcPr/>
          <w:p>
            <w:pPr>
              <w:pStyle w:val="Compact"/>
            </w:pPr>
            <w:r>
              <w:t xml:space="preserve">DOC endpoint pattern:</w:t>
            </w:r>
            <w:r>
              <w:t xml:space="preserve"> </w:t>
            </w:r>
            <w:r>
              <w:rPr>
                <w:rStyle w:val="VerbatimChar"/>
              </w:rPr>
              <w:t xml:space="preserve">https://api.gdeltproject.org/api/v2/doc/doc?...</w:t>
            </w:r>
            <w:r>
              <w:t xml:space="preserve"> </w:t>
            </w:r>
            <w:hyperlink r:id="rId49">
              <w:r>
                <w:rPr>
                  <w:rStyle w:val="Hyperlink"/>
                </w:rPr>
                <w:t xml:space="preserve">[72]</w:t>
              </w:r>
            </w:hyperlink>
          </w:p>
        </w:tc>
        <w:tc>
          <w:tcPr/>
          <w:p>
            <w:pPr>
              <w:pStyle w:val="Compact"/>
            </w:pPr>
            <w:r>
              <w:t xml:space="preserve">High leverage for event-driven research; requires careful labeling to avoid look-ahead bias.</w:t>
            </w:r>
          </w:p>
        </w:tc>
      </w:tr>
      <w:tr>
        <w:tc>
          <w:tcPr/>
          <w:p>
            <w:pPr>
              <w:pStyle w:val="Compact"/>
            </w:pPr>
            <w:r>
              <w:t xml:space="preserve">News aggregation (freemium)</w:t>
            </w:r>
          </w:p>
        </w:tc>
        <w:tc>
          <w:tcPr/>
          <w:p>
            <w:pPr>
              <w:pStyle w:val="Compact"/>
            </w:pPr>
            <w:r>
              <w:t xml:space="preserve">NewsAPI</w:t>
            </w:r>
            <w:hyperlink r:id="rId64">
              <w:r>
                <w:rPr>
                  <w:rStyle w:val="Hyperlink"/>
                </w:rPr>
                <w:t xml:space="preserve">[73]</w:t>
              </w:r>
            </w:hyperlink>
          </w:p>
        </w:tc>
        <w:tc>
          <w:tcPr/>
          <w:p>
            <w:pPr>
              <w:pStyle w:val="Compact"/>
            </w:pPr>
            <w:r>
              <w:t xml:space="preserve">“Everything” endpoint over many sources</w:t>
            </w:r>
          </w:p>
        </w:tc>
        <w:tc>
          <w:tcPr/>
          <w:p>
            <w:pPr>
              <w:pStyle w:val="Compact"/>
            </w:pPr>
            <w:r>
              <w:t xml:space="preserve">Free plan has</w:t>
            </w:r>
            <w:r>
              <w:t xml:space="preserve"> </w:t>
            </w:r>
            <w:r>
              <w:rPr>
                <w:b/>
                <w:bCs/>
              </w:rPr>
              <w:t xml:space="preserve">24h delay</w:t>
            </w:r>
          </w:p>
        </w:tc>
        <w:tc>
          <w:tcPr/>
          <w:p>
            <w:pPr>
              <w:pStyle w:val="Compact"/>
            </w:pPr>
            <w:r>
              <w:t xml:space="preserve">Pricing page states developer plan is free with 100 req/day and that articles have a 24-hour delay</w:t>
            </w:r>
            <w:r>
              <w:t xml:space="preserve"> </w:t>
            </w:r>
            <w:hyperlink r:id="rId70">
              <w:r>
                <w:rPr>
                  <w:rStyle w:val="Hyperlink"/>
                </w:rPr>
                <w:t xml:space="preserve">[74]</w:t>
              </w:r>
            </w:hyperlink>
          </w:p>
        </w:tc>
        <w:tc>
          <w:tcPr/>
          <w:p>
            <w:pPr>
              <w:pStyle w:val="Compact"/>
            </w:pPr>
            <w:r>
              <w:rPr>
                <w:rStyle w:val="VerbatimChar"/>
              </w:rPr>
              <w:t xml:space="preserve">GET /v2/everything?q=...</w:t>
            </w:r>
            <w:r>
              <w:t xml:space="preserve"> </w:t>
            </w:r>
            <w:hyperlink r:id="rId71">
              <w:r>
                <w:rPr>
                  <w:rStyle w:val="Hyperlink"/>
                </w:rPr>
                <w:t xml:space="preserve">[75]</w:t>
              </w:r>
            </w:hyperlink>
          </w:p>
        </w:tc>
        <w:tc>
          <w:tcPr/>
          <w:p>
            <w:pPr>
              <w:pStyle w:val="Compact"/>
            </w:pPr>
            <w:r>
              <w:t xml:space="preserve">Good for backtests and slow strategies; not suitable for true real-time reaction without paid tier.</w:t>
            </w:r>
          </w:p>
        </w:tc>
      </w:tr>
      <w:tr>
        <w:tc>
          <w:tcPr/>
          <w:p>
            <w:pPr>
              <w:pStyle w:val="Compact"/>
            </w:pPr>
            <w:r>
              <w:t xml:space="preserve">Social sentiment (public/freemium)</w:t>
            </w:r>
          </w:p>
        </w:tc>
        <w:tc>
          <w:tcPr/>
          <w:p>
            <w:pPr>
              <w:pStyle w:val="Compact"/>
            </w:pPr>
            <w:r>
              <w:t xml:space="preserve">Reddit</w:t>
            </w:r>
            <w:hyperlink r:id="rId38">
              <w:r>
                <w:rPr>
                  <w:rStyle w:val="Hyperlink"/>
                </w:rPr>
                <w:t xml:space="preserve">[76]</w:t>
              </w:r>
            </w:hyperlink>
          </w:p>
        </w:tc>
        <w:tc>
          <w:tcPr/>
          <w:p>
            <w:pPr>
              <w:pStyle w:val="Compact"/>
            </w:pPr>
            <w:r>
              <w:t xml:space="preserve">Posts/comments via Data API</w:t>
            </w:r>
          </w:p>
        </w:tc>
        <w:tc>
          <w:tcPr/>
          <w:p>
            <w:pPr>
              <w:pStyle w:val="Compact"/>
            </w:pPr>
            <w:r>
              <w:t xml:space="preserve">Near real-time</w:t>
            </w:r>
          </w:p>
        </w:tc>
        <w:tc>
          <w:tcPr/>
          <w:p>
            <w:pPr>
              <w:pStyle w:val="Compact"/>
            </w:pPr>
            <w:r>
              <w:t xml:space="preserve">Official help states free-eligible usage rate limit:</w:t>
            </w:r>
            <w:r>
              <w:t xml:space="preserve"> </w:t>
            </w:r>
            <w:r>
              <w:rPr>
                <w:b/>
                <w:bCs/>
              </w:rPr>
              <w:t xml:space="preserve">100 queries per minute per OAuth client id</w:t>
            </w:r>
            <w:r>
              <w:t xml:space="preserve"> </w:t>
            </w:r>
            <w:hyperlink r:id="rId72">
              <w:r>
                <w:rPr>
                  <w:rStyle w:val="Hyperlink"/>
                </w:rPr>
                <w:t xml:space="preserve">[77]</w:t>
              </w:r>
            </w:hyperlink>
          </w:p>
        </w:tc>
        <w:tc>
          <w:tcPr/>
          <w:p>
            <w:pPr>
              <w:pStyle w:val="Compact"/>
            </w:pPr>
            <w:r>
              <w:t xml:space="preserve">Data API endpoints vary by resource; monitor rate-limit headers</w:t>
            </w:r>
            <w:r>
              <w:t xml:space="preserve"> </w:t>
            </w:r>
            <w:hyperlink r:id="rId72">
              <w:r>
                <w:rPr>
                  <w:rStyle w:val="Hyperlink"/>
                </w:rPr>
                <w:t xml:space="preserve">[77]</w:t>
              </w:r>
            </w:hyperlink>
          </w:p>
        </w:tc>
        <w:tc>
          <w:tcPr/>
          <w:p>
            <w:pPr>
              <w:pStyle w:val="Compact"/>
            </w:pPr>
            <w:r>
              <w:t xml:space="preserve">Useful for meme-driven attention proxies; high noise and heavy regime dependence.</w:t>
            </w:r>
          </w:p>
        </w:tc>
      </w:tr>
      <w:tr>
        <w:tc>
          <w:tcPr/>
          <w:p>
            <w:pPr>
              <w:pStyle w:val="Compact"/>
            </w:pPr>
            <w:r>
              <w:t xml:space="preserve">Attention proxy (public)</w:t>
            </w:r>
          </w:p>
        </w:tc>
        <w:tc>
          <w:tcPr/>
          <w:p>
            <w:pPr>
              <w:pStyle w:val="Compact"/>
            </w:pPr>
            <w:r>
              <w:t xml:space="preserve">Wikimedia Foundation</w:t>
            </w:r>
            <w:hyperlink r:id="rId61">
              <w:r>
                <w:rPr>
                  <w:rStyle w:val="Hyperlink"/>
                </w:rPr>
                <w:t xml:space="preserve">[78]</w:t>
              </w:r>
            </w:hyperlink>
            <w:r>
              <w:t xml:space="preserve"> </w:t>
            </w:r>
            <w:r>
              <w:t xml:space="preserve">(Pageviews)</w:t>
            </w:r>
          </w:p>
        </w:tc>
        <w:tc>
          <w:tcPr/>
          <w:p>
            <w:pPr>
              <w:pStyle w:val="Compact"/>
            </w:pPr>
            <w:r>
              <w:t xml:space="preserve">Pageview time series (Wikipedia/WMF projects)</w:t>
            </w:r>
          </w:p>
        </w:tc>
        <w:tc>
          <w:tcPr/>
          <w:p>
            <w:pPr>
              <w:pStyle w:val="Compact"/>
            </w:pPr>
            <w:r>
              <w:t xml:space="preserve">Daily/hourly depending on endpoint</w:t>
            </w:r>
          </w:p>
        </w:tc>
        <w:tc>
          <w:tcPr/>
          <w:p>
            <w:pPr>
              <w:pStyle w:val="Compact"/>
            </w:pPr>
            <w:r>
              <w:t xml:space="preserve">Wikimedia Analytics API documents pageview endpoints</w:t>
            </w:r>
            <w:r>
              <w:t xml:space="preserve"> </w:t>
            </w:r>
            <w:hyperlink r:id="rId73">
              <w:r>
                <w:rPr>
                  <w:rStyle w:val="Hyperlink"/>
                </w:rPr>
                <w:t xml:space="preserve">[79]</w:t>
              </w:r>
            </w:hyperlink>
          </w:p>
        </w:tc>
        <w:tc>
          <w:tcPr/>
          <w:p>
            <w:pPr>
              <w:pStyle w:val="Compact"/>
            </w:pPr>
            <w:r>
              <w:t xml:space="preserve">REST path under</w:t>
            </w:r>
            <w:r>
              <w:t xml:space="preserve"> </w:t>
            </w:r>
            <w:r>
              <w:rPr>
                <w:rStyle w:val="VerbatimChar"/>
              </w:rPr>
              <w:t xml:space="preserve">/metrics/pageviews/...</w:t>
            </w:r>
            <w:r>
              <w:t xml:space="preserve"> </w:t>
            </w:r>
            <w:hyperlink r:id="rId73">
              <w:r>
                <w:rPr>
                  <w:rStyle w:val="Hyperlink"/>
                </w:rPr>
                <w:t xml:space="preserve">[80]</w:t>
              </w:r>
            </w:hyperlink>
          </w:p>
        </w:tc>
        <w:tc>
          <w:tcPr/>
          <w:p>
            <w:pPr>
              <w:pStyle w:val="Compact"/>
            </w:pPr>
            <w:r>
              <w:t xml:space="preserve">Good “demand proxy” for brands/tickers; not a standalone trading signal.</w:t>
            </w:r>
          </w:p>
        </w:tc>
      </w:tr>
    </w:tbl>
    <w:p>
      <w:pPr>
        <w:pStyle w:val="BodyText"/>
      </w:pPr>
      <w:r>
        <w:rPr>
          <w:b/>
          <w:bCs/>
        </w:rPr>
        <w:t xml:space="preserve">Note on IEX Cloud:</w:t>
      </w:r>
      <w:r>
        <w:t xml:space="preserve"> </w:t>
      </w:r>
      <w:r>
        <w:t xml:space="preserve">The former IEX Cloud developer platform’s products were retired by Aug 31, 2024 per multiple sources; don’t design a new system around it.</w:t>
      </w:r>
      <w:r>
        <w:t xml:space="preserve"> </w:t>
      </w:r>
      <w:hyperlink r:id="rId74">
        <w:r>
          <w:rPr>
            <w:rStyle w:val="Hyperlink"/>
          </w:rPr>
          <w:t xml:space="preserve">[81]</w:t>
        </w:r>
      </w:hyperlink>
    </w:p>
    <w:bookmarkEnd w:id="75"/>
    <w:bookmarkEnd w:id="76"/>
    <w:bookmarkStart w:id="81" w:name="X5c4335df6fde511e78328a406106da26900a59b"/>
    <w:p>
      <w:pPr>
        <w:pStyle w:val="Heading2"/>
      </w:pPr>
      <w:r>
        <w:t xml:space="preserve">Strategy space and tradeoffs: development time vs ROI per time, data, risk, and Schwab suitability</w:t>
      </w:r>
    </w:p>
    <w:bookmarkStart w:id="77" w:name="X8afffa8067ab46ef7e71e3284c79c1fd779054c"/>
    <w:p>
      <w:pPr>
        <w:pStyle w:val="Heading3"/>
      </w:pPr>
      <w:r>
        <w:t xml:space="preserve">First principles for “ROI per developer hour”</w:t>
      </w:r>
    </w:p>
    <w:p>
      <w:pPr>
        <w:pStyle w:val="FirstParagraph"/>
      </w:pPr>
      <w:r>
        <w:t xml:space="preserve">A trading bot’s ROI is a function of:</w:t>
      </w:r>
      <w:r>
        <w:t xml:space="preserve"> </w:t>
      </w:r>
      <w:r>
        <w:t xml:space="preserve">1)</w:t>
      </w:r>
      <w:r>
        <w:t xml:space="preserve"> </w:t>
      </w:r>
      <w:r>
        <w:rPr>
          <w:b/>
          <w:bCs/>
        </w:rPr>
        <w:t xml:space="preserve">Edge quality</w:t>
      </w:r>
      <w:r>
        <w:t xml:space="preserve"> </w:t>
      </w:r>
      <w:r>
        <w:t xml:space="preserve">(signal strength, stability across regimes, capacity),</w:t>
      </w:r>
      <w:r>
        <w:t xml:space="preserve"> </w:t>
      </w:r>
      <w:r>
        <w:t xml:space="preserve">2)</w:t>
      </w:r>
      <w:r>
        <w:t xml:space="preserve"> </w:t>
      </w:r>
      <w:r>
        <w:rPr>
          <w:b/>
          <w:bCs/>
        </w:rPr>
        <w:t xml:space="preserve">Execution quality</w:t>
      </w:r>
      <w:r>
        <w:t xml:space="preserve"> </w:t>
      </w:r>
      <w:r>
        <w:t xml:space="preserve">(slippage control, order management),</w:t>
      </w:r>
      <w:r>
        <w:t xml:space="preserve"> </w:t>
      </w:r>
      <w:r>
        <w:t xml:space="preserve">3)</w:t>
      </w:r>
      <w:r>
        <w:t xml:space="preserve"> </w:t>
      </w:r>
      <w:r>
        <w:rPr>
          <w:b/>
          <w:bCs/>
        </w:rPr>
        <w:t xml:space="preserve">Risk control</w:t>
      </w:r>
      <w:r>
        <w:t xml:space="preserve"> </w:t>
      </w:r>
      <w:r>
        <w:t xml:space="preserve">(avoiding ruin and long drawdowns),</w:t>
      </w:r>
      <w:r>
        <w:t xml:space="preserve"> </w:t>
      </w:r>
      <w:r>
        <w:t xml:space="preserve">4)</w:t>
      </w:r>
      <w:r>
        <w:t xml:space="preserve"> </w:t>
      </w:r>
      <w:r>
        <w:rPr>
          <w:b/>
          <w:bCs/>
        </w:rPr>
        <w:t xml:space="preserve">Operational robustness</w:t>
      </w:r>
      <w:r>
        <w:t xml:space="preserve"> </w:t>
      </w:r>
      <w:r>
        <w:t xml:space="preserve">(monitoring, fail-safe behavior).</w:t>
      </w:r>
    </w:p>
    <w:p>
      <w:pPr>
        <w:pStyle w:val="BodyText"/>
      </w:pPr>
      <w:r>
        <w:t xml:space="preserve">The highest ROI-per-dev-hour path typically emphasizes:</w:t>
      </w:r>
      <w:r>
        <w:t xml:space="preserve"> </w:t>
      </w:r>
      <w:r>
        <w:t xml:space="preserve">- Robust low-frequency strategies first (less sensitive to data latency and microstructure).</w:t>
      </w:r>
      <w:r>
        <w:t xml:space="preserve"> </w:t>
      </w:r>
      <w:r>
        <w:t xml:space="preserve">- Strict guardrails that prevent catastrophic losses.</w:t>
      </w:r>
      <w:r>
        <w:t xml:space="preserve"> </w:t>
      </w:r>
      <w:r>
        <w:t xml:space="preserve">- A research workflow that reduces backtest overfitting risk (walk-forward, combinatorial CV, realistic costs).</w:t>
      </w:r>
      <w:r>
        <w:t xml:space="preserve"> </w:t>
      </w:r>
      <w:hyperlink r:id="rId23">
        <w:r>
          <w:rPr>
            <w:rStyle w:val="Hyperlink"/>
          </w:rPr>
          <w:t xml:space="preserve">[82]</w:t>
        </w:r>
      </w:hyperlink>
    </w:p>
    <w:bookmarkEnd w:id="77"/>
    <w:bookmarkStart w:id="79" w:name="X9f70f2c4c2f020c9302587875220c3fec12f1df"/>
    <w:p>
      <w:pPr>
        <w:pStyle w:val="Heading3"/>
      </w:pPr>
      <w:r>
        <w:t xml:space="preserve">Strategy classes table (pragmatic scoring for retail + Schwab)</w:t>
      </w:r>
    </w:p>
    <w:p>
      <w:pPr>
        <w:pStyle w:val="FirstParagraph"/>
      </w:pPr>
      <w:r>
        <w:t xml:space="preserve">The “Expected ROI per dev hour” column is intentionally qualitative. It reflects</w:t>
      </w:r>
      <w:r>
        <w:t xml:space="preserve"> </w:t>
      </w:r>
      <w:r>
        <w:rPr>
          <w:i/>
          <w:iCs/>
        </w:rPr>
        <w:t xml:space="preserve">typical</w:t>
      </w:r>
      <w:r>
        <w:t xml:space="preserve"> </w:t>
      </w:r>
      <w:r>
        <w:t xml:space="preserve">outcomes for a solo developer optimizing for time, not a claim of guaranteed profitability.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Strategy class</w:t>
            </w:r>
          </w:p>
        </w:tc>
        <w:tc>
          <w:tcPr/>
          <w:p>
            <w:pPr>
              <w:pStyle w:val="Compact"/>
              <w:jc w:val="right"/>
            </w:pPr>
            <w:r>
              <w:t xml:space="preserve">Typical holding period</w:t>
            </w:r>
          </w:p>
        </w:tc>
        <w:tc>
          <w:tcPr/>
          <w:p>
            <w:pPr>
              <w:pStyle w:val="Compact"/>
            </w:pPr>
            <w:r>
              <w:t xml:space="preserve">Data needs (minimum viable)</w:t>
            </w:r>
          </w:p>
        </w:tc>
        <w:tc>
          <w:tcPr/>
          <w:p>
            <w:pPr>
              <w:pStyle w:val="Compact"/>
              <w:jc w:val="right"/>
            </w:pPr>
            <w:r>
              <w:t xml:space="preserve">Dev time to MVP (hours)</w:t>
            </w:r>
          </w:p>
        </w:tc>
        <w:tc>
          <w:tcPr/>
          <w:p>
            <w:pPr>
              <w:pStyle w:val="Compact"/>
            </w:pPr>
            <w:r>
              <w:t xml:space="preserve">Expected ROI per dev hour (qualitative)</w:t>
            </w:r>
          </w:p>
        </w:tc>
        <w:tc>
          <w:tcPr/>
          <w:p>
            <w:pPr>
              <w:pStyle w:val="Compact"/>
            </w:pPr>
            <w:r>
              <w:t xml:space="preserve">Risk profile &amp; common failure modes</w:t>
            </w:r>
          </w:p>
        </w:tc>
        <w:tc>
          <w:tcPr/>
          <w:p>
            <w:pPr>
              <w:pStyle w:val="Compact"/>
            </w:pPr>
            <w:r>
              <w:t xml:space="preserve">Suitability via Schwab execution</w:t>
            </w:r>
          </w:p>
        </w:tc>
      </w:tr>
      <w:tr>
        <w:tc>
          <w:tcPr/>
          <w:p>
            <w:pPr>
              <w:pStyle w:val="Compact"/>
            </w:pPr>
            <w:r>
              <w:t xml:space="preserve">Momentum / trend-following (time-series)</w:t>
            </w:r>
          </w:p>
        </w:tc>
        <w:tc>
          <w:tcPr/>
          <w:p>
            <w:pPr>
              <w:pStyle w:val="Compact"/>
              <w:jc w:val="right"/>
            </w:pPr>
            <w:r>
              <w:t xml:space="preserve">Days–months</w:t>
            </w:r>
          </w:p>
        </w:tc>
        <w:tc>
          <w:tcPr/>
          <w:p>
            <w:pPr>
              <w:pStyle w:val="Compact"/>
            </w:pPr>
            <w:r>
              <w:t xml:space="preserve">Daily OHLCV; optional volatility filter</w:t>
            </w:r>
          </w:p>
        </w:tc>
        <w:tc>
          <w:tcPr/>
          <w:p>
            <w:pPr>
              <w:pStyle w:val="Compact"/>
              <w:jc w:val="right"/>
            </w:pPr>
            <w:r>
              <w:t xml:space="preserve">25–60</w:t>
            </w:r>
          </w:p>
        </w:tc>
        <w:tc>
          <w:tcPr/>
          <w:p>
            <w:pPr>
              <w:pStyle w:val="Compact"/>
            </w:pPr>
            <w:r>
              <w:t xml:space="preserve">High for time invested</w:t>
            </w:r>
          </w:p>
        </w:tc>
        <w:tc>
          <w:tcPr/>
          <w:p>
            <w:pPr>
              <w:pStyle w:val="Compact"/>
            </w:pPr>
            <w:r>
              <w:t xml:space="preserve">Whipsaws in range-bound markets; crash risk if leveraged</w:t>
            </w:r>
          </w:p>
        </w:tc>
        <w:tc>
          <w:tcPr/>
          <w:p>
            <w:pPr>
              <w:pStyle w:val="Compact"/>
            </w:pPr>
            <w:r>
              <w:t xml:space="preserve">Strong: low turnover; simple orders; aligns with rate limits</w:t>
            </w:r>
            <w:r>
              <w:t xml:space="preserve"> </w:t>
            </w:r>
            <w:hyperlink r:id="rId28">
              <w:r>
                <w:rPr>
                  <w:rStyle w:val="Hyperlink"/>
                </w:rPr>
                <w:t xml:space="preserve">[83]</w:t>
              </w:r>
            </w:hyperlink>
          </w:p>
        </w:tc>
      </w:tr>
      <w:tr>
        <w:tc>
          <w:tcPr/>
          <w:p>
            <w:pPr>
              <w:pStyle w:val="Compact"/>
            </w:pPr>
            <w:r>
              <w:t xml:space="preserve">Cross-sectional momentum (ranking universe)</w:t>
            </w:r>
          </w:p>
        </w:tc>
        <w:tc>
          <w:tcPr/>
          <w:p>
            <w:pPr>
              <w:pStyle w:val="Compact"/>
              <w:jc w:val="right"/>
            </w:pPr>
            <w:r>
              <w:t xml:space="preserve">Weekly–monthly</w:t>
            </w:r>
          </w:p>
        </w:tc>
        <w:tc>
          <w:tcPr/>
          <w:p>
            <w:pPr>
              <w:pStyle w:val="Compact"/>
            </w:pPr>
            <w:r>
              <w:t xml:space="preserve">Daily data for a universe; corporate actions adjustments helpful</w:t>
            </w:r>
          </w:p>
        </w:tc>
        <w:tc>
          <w:tcPr/>
          <w:p>
            <w:pPr>
              <w:pStyle w:val="Compact"/>
              <w:jc w:val="right"/>
            </w:pPr>
            <w:r>
              <w:t xml:space="preserve">40–100</w:t>
            </w:r>
          </w:p>
        </w:tc>
        <w:tc>
          <w:tcPr/>
          <w:p>
            <w:pPr>
              <w:pStyle w:val="Compact"/>
            </w:pPr>
            <w:r>
              <w:t xml:space="preserve">Medium–high</w:t>
            </w:r>
          </w:p>
        </w:tc>
        <w:tc>
          <w:tcPr/>
          <w:p>
            <w:pPr>
              <w:pStyle w:val="Compact"/>
            </w:pPr>
            <w:r>
              <w:t xml:space="preserve">Universe selection bias; turnover costs; crowded factor drawdowns</w:t>
            </w:r>
          </w:p>
        </w:tc>
        <w:tc>
          <w:tcPr/>
          <w:p>
            <w:pPr>
              <w:pStyle w:val="Compact"/>
            </w:pPr>
            <w:r>
              <w:t xml:space="preserve">Good if universe is small/moderate; relies on portfolio rebalancing discipline</w:t>
            </w:r>
          </w:p>
        </w:tc>
      </w:tr>
      <w:tr>
        <w:tc>
          <w:tcPr/>
          <w:p>
            <w:pPr>
              <w:pStyle w:val="Compact"/>
            </w:pPr>
            <w:r>
              <w:t xml:space="preserve">Mean reversion (end-of-day / swing)</w:t>
            </w:r>
          </w:p>
        </w:tc>
        <w:tc>
          <w:tcPr/>
          <w:p>
            <w:pPr>
              <w:pStyle w:val="Compact"/>
              <w:jc w:val="right"/>
            </w:pPr>
            <w:r>
              <w:t xml:space="preserve">Days</w:t>
            </w:r>
          </w:p>
        </w:tc>
        <w:tc>
          <w:tcPr/>
          <w:p>
            <w:pPr>
              <w:pStyle w:val="Compact"/>
            </w:pPr>
            <w:r>
              <w:t xml:space="preserve">Daily OHLCV; liquidity constraints</w:t>
            </w:r>
          </w:p>
        </w:tc>
        <w:tc>
          <w:tcPr/>
          <w:p>
            <w:pPr>
              <w:pStyle w:val="Compact"/>
              <w:jc w:val="right"/>
            </w:pPr>
            <w:r>
              <w:t xml:space="preserve">30–80</w:t>
            </w:r>
          </w:p>
        </w:tc>
        <w:tc>
          <w:tcPr/>
          <w:p>
            <w:pPr>
              <w:pStyle w:val="Compact"/>
            </w:pPr>
            <w:r>
              <w:t xml:space="preserve">Medium</w:t>
            </w:r>
          </w:p>
        </w:tc>
        <w:tc>
          <w:tcPr/>
          <w:p>
            <w:pPr>
              <w:pStyle w:val="Compact"/>
            </w:pPr>
            <w:r>
              <w:t xml:space="preserve">“Catching falling knives”; regime shifts; needs volatility gating</w:t>
            </w:r>
          </w:p>
        </w:tc>
        <w:tc>
          <w:tcPr/>
          <w:p>
            <w:pPr>
              <w:pStyle w:val="Compact"/>
            </w:pPr>
            <w:r>
              <w:t xml:space="preserve">Good with conservative sizing; avoid high leverage</w:t>
            </w:r>
          </w:p>
        </w:tc>
      </w:tr>
      <w:tr>
        <w:tc>
          <w:tcPr/>
          <w:p>
            <w:pPr>
              <w:pStyle w:val="Compact"/>
            </w:pPr>
            <w:r>
              <w:t xml:space="preserve">Statistical arbitrage (pairs/cointegration)</w:t>
            </w:r>
          </w:p>
        </w:tc>
        <w:tc>
          <w:tcPr/>
          <w:p>
            <w:pPr>
              <w:pStyle w:val="Compact"/>
              <w:jc w:val="right"/>
            </w:pPr>
            <w:r>
              <w:t xml:space="preserve">Days–weeks</w:t>
            </w:r>
          </w:p>
        </w:tc>
        <w:tc>
          <w:tcPr/>
          <w:p>
            <w:pPr>
              <w:pStyle w:val="Compact"/>
            </w:pPr>
            <w:r>
              <w:t xml:space="preserve">Clean historical data; often intraday improves</w:t>
            </w:r>
          </w:p>
        </w:tc>
        <w:tc>
          <w:tcPr/>
          <w:p>
            <w:pPr>
              <w:pStyle w:val="Compact"/>
              <w:jc w:val="right"/>
            </w:pPr>
            <w:r>
              <w:t xml:space="preserve">80–200</w:t>
            </w:r>
          </w:p>
        </w:tc>
        <w:tc>
          <w:tcPr/>
          <w:p>
            <w:pPr>
              <w:pStyle w:val="Compact"/>
            </w:pPr>
            <w:r>
              <w:t xml:space="preserve">Medium (often overestimated)</w:t>
            </w:r>
          </w:p>
        </w:tc>
        <w:tc>
          <w:tcPr/>
          <w:p>
            <w:pPr>
              <w:pStyle w:val="Compact"/>
            </w:pPr>
            <w:r>
              <w:t xml:space="preserve">Overfitting; structural breaks; execution drift</w:t>
            </w:r>
          </w:p>
        </w:tc>
        <w:tc>
          <w:tcPr/>
          <w:p>
            <w:pPr>
              <w:pStyle w:val="Compact"/>
            </w:pPr>
            <w:r>
              <w:t xml:space="preserve">Feasible at low frequency; harder without strong data hygiene</w:t>
            </w:r>
          </w:p>
        </w:tc>
      </w:tr>
      <w:tr>
        <w:tc>
          <w:tcPr/>
          <w:p>
            <w:pPr>
              <w:pStyle w:val="Compact"/>
            </w:pPr>
            <w:r>
              <w:t xml:space="preserve">Options strategies (covered call / CSP / vertical spreads)</w:t>
            </w:r>
          </w:p>
        </w:tc>
        <w:tc>
          <w:tcPr/>
          <w:p>
            <w:pPr>
              <w:pStyle w:val="Compact"/>
              <w:jc w:val="right"/>
            </w:pPr>
            <w:r>
              <w:t xml:space="preserve">Days–weeks</w:t>
            </w:r>
          </w:p>
        </w:tc>
        <w:tc>
          <w:tcPr/>
          <w:p>
            <w:pPr>
              <w:pStyle w:val="Compact"/>
            </w:pPr>
            <w:r>
              <w:t xml:space="preserve">Options chain + greeks/IV; assignment modeling</w:t>
            </w:r>
          </w:p>
        </w:tc>
        <w:tc>
          <w:tcPr/>
          <w:p>
            <w:pPr>
              <w:pStyle w:val="Compact"/>
              <w:jc w:val="right"/>
            </w:pPr>
            <w:r>
              <w:t xml:space="preserve">60–160</w:t>
            </w:r>
          </w:p>
        </w:tc>
        <w:tc>
          <w:tcPr/>
          <w:p>
            <w:pPr>
              <w:pStyle w:val="Compact"/>
            </w:pPr>
            <w:r>
              <w:t xml:space="preserve">Medium (can be high but tail-risk)</w:t>
            </w:r>
          </w:p>
        </w:tc>
        <w:tc>
          <w:tcPr/>
          <w:p>
            <w:pPr>
              <w:pStyle w:val="Compact"/>
            </w:pPr>
            <w:r>
              <w:t xml:space="preserve">Gap risk; volatility regime; early assignment; margin/assignment complexity</w:t>
            </w:r>
          </w:p>
        </w:tc>
        <w:tc>
          <w:tcPr/>
          <w:p>
            <w:pPr>
              <w:pStyle w:val="Compact"/>
            </w:pPr>
            <w:r>
              <w:t xml:space="preserve">Feasible if your Schwab account permissions allow; model fees ($0.65/contract)</w:t>
            </w:r>
            <w:r>
              <w:t xml:space="preserve"> </w:t>
            </w:r>
            <w:hyperlink r:id="rId42">
              <w:r>
                <w:rPr>
                  <w:rStyle w:val="Hyperlink"/>
                </w:rPr>
                <w:t xml:space="preserve">[84]</w:t>
              </w:r>
            </w:hyperlink>
          </w:p>
        </w:tc>
      </w:tr>
      <w:tr>
        <w:tc>
          <w:tcPr/>
          <w:p>
            <w:pPr>
              <w:pStyle w:val="Compact"/>
            </w:pPr>
            <w:r>
              <w:t xml:space="preserve">Market-making / liquidity provision</w:t>
            </w:r>
          </w:p>
        </w:tc>
        <w:tc>
          <w:tcPr/>
          <w:p>
            <w:pPr>
              <w:pStyle w:val="Compact"/>
              <w:jc w:val="right"/>
            </w:pPr>
            <w:r>
              <w:t xml:space="preserve">Seconds–minutes</w:t>
            </w:r>
          </w:p>
        </w:tc>
        <w:tc>
          <w:tcPr/>
          <w:p>
            <w:pPr>
              <w:pStyle w:val="Compact"/>
            </w:pPr>
            <w:r>
              <w:t xml:space="preserve">Level 2, fast feed; ultra-low latency; colocated infra</w:t>
            </w:r>
          </w:p>
        </w:tc>
        <w:tc>
          <w:tcPr/>
          <w:p>
            <w:pPr>
              <w:pStyle w:val="Compact"/>
              <w:jc w:val="right"/>
            </w:pPr>
            <w:r>
              <w:t xml:space="preserve">300+</w:t>
            </w:r>
          </w:p>
        </w:tc>
        <w:tc>
          <w:tcPr/>
          <w:p>
            <w:pPr>
              <w:pStyle w:val="Compact"/>
            </w:pPr>
            <w:r>
              <w:t xml:space="preserve">Low for solo retail</w:t>
            </w:r>
          </w:p>
        </w:tc>
        <w:tc>
          <w:tcPr/>
          <w:p>
            <w:pPr>
              <w:pStyle w:val="Compact"/>
            </w:pPr>
            <w:r>
              <w:t xml:space="preserve">Adverse selection; latency arb; exchange fees; tech arms race</w:t>
            </w:r>
          </w:p>
        </w:tc>
        <w:tc>
          <w:tcPr/>
          <w:p>
            <w:pPr>
              <w:pStyle w:val="Compact"/>
            </w:pPr>
            <w:r>
              <w:t xml:space="preserve">Poor fit: API latency + retail routing make this unrealistic</w:t>
            </w:r>
          </w:p>
        </w:tc>
      </w:tr>
      <w:tr>
        <w:tc>
          <w:tcPr/>
          <w:p>
            <w:pPr>
              <w:pStyle w:val="Compact"/>
            </w:pPr>
            <w:r>
              <w:t xml:space="preserve">Event-driven (earnings/news/filings)</w:t>
            </w:r>
          </w:p>
        </w:tc>
        <w:tc>
          <w:tcPr/>
          <w:p>
            <w:pPr>
              <w:pStyle w:val="Compact"/>
              <w:jc w:val="right"/>
            </w:pPr>
            <w:r>
              <w:t xml:space="preserve">Minutes–days</w:t>
            </w:r>
          </w:p>
        </w:tc>
        <w:tc>
          <w:tcPr/>
          <w:p>
            <w:pPr>
              <w:pStyle w:val="Compact"/>
            </w:pPr>
            <w:r>
              <w:t xml:space="preserve">Real-time news/filings ingestion; labeling; fallback to daily</w:t>
            </w:r>
          </w:p>
        </w:tc>
        <w:tc>
          <w:tcPr/>
          <w:p>
            <w:pPr>
              <w:pStyle w:val="Compact"/>
              <w:jc w:val="right"/>
            </w:pPr>
            <w:r>
              <w:t xml:space="preserve">120–300</w:t>
            </w:r>
          </w:p>
        </w:tc>
        <w:tc>
          <w:tcPr/>
          <w:p>
            <w:pPr>
              <w:pStyle w:val="Compact"/>
            </w:pPr>
            <w:r>
              <w:t xml:space="preserve">Medium (very regime-dependent)</w:t>
            </w:r>
          </w:p>
        </w:tc>
        <w:tc>
          <w:tcPr/>
          <w:p>
            <w:pPr>
              <w:pStyle w:val="Compact"/>
            </w:pPr>
            <w:r>
              <w:t xml:space="preserve">Look-ahead bias; headline noise; delayed feeds; crowded reactions</w:t>
            </w:r>
          </w:p>
        </w:tc>
        <w:tc>
          <w:tcPr/>
          <w:p>
            <w:pPr>
              <w:pStyle w:val="Compact"/>
            </w:pPr>
            <w:r>
              <w:t xml:space="preserve">Possible, but highest pitfalls; start with slow event signals (SEC filings, macro releases)</w:t>
            </w:r>
            <w:r>
              <w:t xml:space="preserve"> </w:t>
            </w:r>
            <w:hyperlink r:id="rId36">
              <w:r>
                <w:rPr>
                  <w:rStyle w:val="Hyperlink"/>
                </w:rPr>
                <w:t xml:space="preserve">[85]</w:t>
              </w:r>
            </w:hyperlink>
          </w:p>
        </w:tc>
      </w:tr>
      <w:tr>
        <w:tc>
          <w:tcPr/>
          <w:p>
            <w:pPr>
              <w:pStyle w:val="Compact"/>
            </w:pPr>
            <w:r>
              <w:t xml:space="preserve">ML-based alpha (supervised / deep)</w:t>
            </w:r>
          </w:p>
        </w:tc>
        <w:tc>
          <w:tcPr/>
          <w:p>
            <w:pPr>
              <w:pStyle w:val="Compact"/>
              <w:jc w:val="right"/>
            </w:pPr>
            <w:r>
              <w:t xml:space="preserve">Varies</w:t>
            </w:r>
          </w:p>
        </w:tc>
        <w:tc>
          <w:tcPr/>
          <w:p>
            <w:pPr>
              <w:pStyle w:val="Compact"/>
            </w:pPr>
            <w:r>
              <w:t xml:space="preserve">Large labeled dataset; strict CV; feature store</w:t>
            </w:r>
          </w:p>
        </w:tc>
        <w:tc>
          <w:tcPr/>
          <w:p>
            <w:pPr>
              <w:pStyle w:val="Compact"/>
              <w:jc w:val="right"/>
            </w:pPr>
            <w:r>
              <w:t xml:space="preserve">200–600</w:t>
            </w:r>
          </w:p>
        </w:tc>
        <w:tc>
          <w:tcPr/>
          <w:p>
            <w:pPr>
              <w:pStyle w:val="Compact"/>
            </w:pPr>
            <w:r>
              <w:t xml:space="preserve">Low–medium for most solo devs</w:t>
            </w:r>
          </w:p>
        </w:tc>
        <w:tc>
          <w:tcPr/>
          <w:p>
            <w:pPr>
              <w:pStyle w:val="Compact"/>
            </w:pPr>
            <w:r>
              <w:t xml:space="preserve">Backtest overfitting; leakage; unstable relationships</w:t>
            </w:r>
          </w:p>
        </w:tc>
        <w:tc>
          <w:tcPr/>
          <w:p>
            <w:pPr>
              <w:pStyle w:val="Compact"/>
            </w:pPr>
            <w:r>
              <w:t xml:space="preserve">Only after proving baseline strategies and pipelines</w:t>
            </w:r>
            <w:r>
              <w:t xml:space="preserve"> </w:t>
            </w:r>
            <w:hyperlink r:id="rId23">
              <w:r>
                <w:rPr>
                  <w:rStyle w:val="Hyperlink"/>
                </w:rPr>
                <w:t xml:space="preserve">[86]</w:t>
              </w:r>
            </w:hyperlink>
          </w:p>
        </w:tc>
      </w:tr>
      <w:tr>
        <w:tc>
          <w:tcPr/>
          <w:p>
            <w:pPr>
              <w:pStyle w:val="Compact"/>
            </w:pPr>
            <w:r>
              <w:t xml:space="preserve">Factor investing (multi-factor / regime aware)</w:t>
            </w:r>
          </w:p>
        </w:tc>
        <w:tc>
          <w:tcPr/>
          <w:p>
            <w:pPr>
              <w:pStyle w:val="Compact"/>
              <w:jc w:val="right"/>
            </w:pPr>
            <w:r>
              <w:t xml:space="preserve">Months–years</w:t>
            </w:r>
          </w:p>
        </w:tc>
        <w:tc>
          <w:tcPr/>
          <w:p>
            <w:pPr>
              <w:pStyle w:val="Compact"/>
            </w:pPr>
            <w:r>
              <w:t xml:space="preserve">Daily/weekly; factor proxies; macro overlay optional</w:t>
            </w:r>
          </w:p>
        </w:tc>
        <w:tc>
          <w:tcPr/>
          <w:p>
            <w:pPr>
              <w:pStyle w:val="Compact"/>
              <w:jc w:val="right"/>
            </w:pPr>
            <w:r>
              <w:t xml:space="preserve">40–120</w:t>
            </w:r>
          </w:p>
        </w:tc>
        <w:tc>
          <w:tcPr/>
          <w:p>
            <w:pPr>
              <w:pStyle w:val="Compact"/>
            </w:pPr>
            <w:r>
              <w:t xml:space="preserve">Medium–high</w:t>
            </w:r>
          </w:p>
        </w:tc>
        <w:tc>
          <w:tcPr/>
          <w:p>
            <w:pPr>
              <w:pStyle w:val="Compact"/>
            </w:pPr>
            <w:r>
              <w:t xml:space="preserve">Long drawdowns; factor crowding; turnover if too reactive</w:t>
            </w:r>
          </w:p>
        </w:tc>
        <w:tc>
          <w:tcPr/>
          <w:p>
            <w:pPr>
              <w:pStyle w:val="Compact"/>
            </w:pPr>
            <w:r>
              <w:t xml:space="preserve">Strong fit for retail; emphasizes survivability over “flashy” alpha</w:t>
            </w:r>
            <w:r>
              <w:t xml:space="preserve"> </w:t>
            </w:r>
            <w:hyperlink r:id="rId78">
              <w:r>
                <w:rPr>
                  <w:rStyle w:val="Hyperlink"/>
                </w:rPr>
                <w:t xml:space="preserve">[87]</w:t>
              </w:r>
            </w:hyperlink>
          </w:p>
        </w:tc>
      </w:tr>
    </w:tbl>
    <w:bookmarkEnd w:id="79"/>
    <w:bookmarkStart w:id="80" w:name="Xe741b5a55ef4ec9b24f304bfedb5cbc56c19dc4"/>
    <w:p>
      <w:pPr>
        <w:pStyle w:val="Heading3"/>
      </w:pPr>
      <w:r>
        <w:t xml:space="preserve">Practical short list for “maximize ROI per dev time” on Schwab</w:t>
      </w:r>
    </w:p>
    <w:p>
      <w:pPr>
        <w:pStyle w:val="FirstParagraph"/>
      </w:pPr>
      <w:r>
        <w:t xml:space="preserve">If you want a staged approach that is realistic under API limits and fee structure:</w:t>
      </w:r>
      <w:r>
        <w:t xml:space="preserve"> </w:t>
      </w:r>
      <w:r>
        <w:t xml:space="preserve">-</w:t>
      </w:r>
      <w:r>
        <w:t xml:space="preserve"> </w:t>
      </w:r>
      <w:r>
        <w:rPr>
          <w:b/>
          <w:bCs/>
        </w:rPr>
        <w:t xml:space="preserve">Daily/weekly trend-following</w:t>
      </w:r>
      <w:r>
        <w:t xml:space="preserve"> </w:t>
      </w:r>
      <w:r>
        <w:t xml:space="preserve">on a small set of highly liquid ETFs and index proxies (minimal data, minimal turnover).</w:t>
      </w:r>
      <w:r>
        <w:t xml:space="preserve"> </w:t>
      </w:r>
      <w:r>
        <w:t xml:space="preserve">-</w:t>
      </w:r>
      <w:r>
        <w:t xml:space="preserve"> </w:t>
      </w:r>
      <w:r>
        <w:rPr>
          <w:b/>
          <w:bCs/>
        </w:rPr>
        <w:t xml:space="preserve">Cross-sectional momentum</w:t>
      </w:r>
      <w:r>
        <w:t xml:space="preserve"> </w:t>
      </w:r>
      <w:r>
        <w:t xml:space="preserve">across ETFs/sectors with volatility targeting.</w:t>
      </w:r>
      <w:r>
        <w:t xml:space="preserve"> </w:t>
      </w:r>
      <w:r>
        <w:t xml:space="preserve">-</w:t>
      </w:r>
      <w:r>
        <w:t xml:space="preserve"> </w:t>
      </w:r>
      <w:r>
        <w:rPr>
          <w:b/>
          <w:bCs/>
        </w:rPr>
        <w:t xml:space="preserve">Simple mean-reversion overlays</w:t>
      </w:r>
      <w:r>
        <w:t xml:space="preserve"> </w:t>
      </w:r>
      <w:r>
        <w:t xml:space="preserve">with strict volatility and drawdown gates (avoid “always-in” mean reversion).</w:t>
      </w:r>
      <w:r>
        <w:t xml:space="preserve"> </w:t>
      </w:r>
      <w:r>
        <w:t xml:space="preserve">-</w:t>
      </w:r>
      <w:r>
        <w:t xml:space="preserve"> </w:t>
      </w:r>
      <w:r>
        <w:rPr>
          <w:b/>
          <w:bCs/>
        </w:rPr>
        <w:t xml:space="preserve">Options overlays only after base system stability</w:t>
      </w:r>
      <w:r>
        <w:t xml:space="preserve">: e.g., covered calls or defined-risk spreads, but only with robust assignment and stress testing, and explicit modeling of per-contract fees.</w:t>
      </w:r>
      <w:r>
        <w:t xml:space="preserve"> </w:t>
      </w:r>
      <w:ins w:id="3" w:author="Claude" w:date="2026-04-03T20:45:00Z">
        <w:r>
          <w:t xml:space="preserve"> - Volatility Risk Premium (VRP) harvesting: sell IV that structurally exceeds expected realized volatility on SPY/QQQ/IWM via cash-secured puts, covered calls, or defined-risk iron condors; elevate to Tier 1 after core infrastructure is stable.  - Kelly / fractional Kelly sizing: use f* = (bp - q) / b per strategy and deploy at 25-50% Kelly to improve growth rate while containing variance and drawdown depth.</w:t>
        </w:r>
      </w:ins>
      <w:hyperlink r:id="rId42">
        <w:r>
          <w:rPr>
            <w:rStyle w:val="Hyperlink"/>
          </w:rPr>
          <w:t xml:space="preserve">[88]</w:t>
        </w:r>
      </w:hyperlink>
    </w:p>
    <w:bookmarkEnd w:id="80"/>
    <w:bookmarkEnd w:id="81"/>
    <w:bookmarkStart w:id="91" w:name="X280c182c9790e9294a1c333057e86e74a3c74a1"/>
    <w:p>
      <w:pPr>
        <w:pStyle w:val="Heading2"/>
      </w:pPr>
      <w:r>
        <w:t xml:space="preserve">Backtesting, simulation, and evaluation methodology</w:t>
      </w:r>
    </w:p>
    <w:bookmarkStart w:id="86" w:name="frameworks-that-minimize-build-time"/>
    <w:p>
      <w:pPr>
        <w:pStyle w:val="Heading3"/>
      </w:pPr>
      <w:r>
        <w:t xml:space="preserve">Frameworks that minimize build time</w:t>
      </w:r>
    </w:p>
    <w:p>
      <w:pPr>
        <w:pStyle w:val="FirstParagraph"/>
      </w:pPr>
      <w:r>
        <w:t xml:space="preserve">A useful division is:</w:t>
      </w:r>
      <w:r>
        <w:t xml:space="preserve"> </w:t>
      </w:r>
      <w:r>
        <w:rPr>
          <w:b/>
          <w:bCs/>
        </w:rPr>
        <w:t xml:space="preserve">vectorized research</w:t>
      </w:r>
      <w:r>
        <w:t xml:space="preserve"> </w:t>
      </w:r>
      <w:r>
        <w:t xml:space="preserve">for speed of iteration vs</w:t>
      </w:r>
      <w:r>
        <w:t xml:space="preserve"> </w:t>
      </w:r>
      <w:r>
        <w:rPr>
          <w:b/>
          <w:bCs/>
        </w:rPr>
        <w:t xml:space="preserve">event-driven simulation</w:t>
      </w:r>
      <w:r>
        <w:t xml:space="preserve"> </w:t>
      </w:r>
      <w:r>
        <w:t xml:space="preserve">for realism.</w:t>
      </w:r>
    </w:p>
    <w:p>
      <w:pPr>
        <w:pStyle w:val="Compact"/>
        <w:numPr>
          <w:ilvl w:val="0"/>
          <w:numId w:val="1001"/>
        </w:numPr>
      </w:pPr>
      <w:r>
        <w:t xml:space="preserve">Vectorized research: VectorBT emphasizes operations on pandas/NumPy objects and high-speed testing.</w:t>
      </w:r>
      <w:r>
        <w:t xml:space="preserve"> </w:t>
      </w:r>
      <w:hyperlink r:id="rId82">
        <w:r>
          <w:rPr>
            <w:rStyle w:val="Hyperlink"/>
          </w:rPr>
          <w:t xml:space="preserve">[89]</w:t>
        </w:r>
      </w:hyperlink>
    </w:p>
    <w:p>
      <w:pPr>
        <w:pStyle w:val="Compact"/>
        <w:numPr>
          <w:ilvl w:val="0"/>
          <w:numId w:val="1001"/>
        </w:numPr>
      </w:pPr>
      <w:r>
        <w:t xml:space="preserve">Event-driven simulation: Backtrader’s “Cerebro” is designed as a central engine for backtesting or live trading flows.</w:t>
      </w:r>
      <w:r>
        <w:t xml:space="preserve"> </w:t>
      </w:r>
      <w:hyperlink r:id="rId83">
        <w:r>
          <w:rPr>
            <w:rStyle w:val="Hyperlink"/>
          </w:rPr>
          <w:t xml:space="preserve">[90]</w:t>
        </w:r>
      </w:hyperlink>
    </w:p>
    <w:p>
      <w:pPr>
        <w:pStyle w:val="Compact"/>
        <w:numPr>
          <w:ilvl w:val="0"/>
          <w:numId w:val="1001"/>
        </w:numPr>
      </w:pPr>
      <w:r>
        <w:t xml:space="preserve">Full-stack engine: QuantConnect</w:t>
      </w:r>
      <w:hyperlink r:id="rId72">
        <w:r>
          <w:rPr>
            <w:rStyle w:val="Hyperlink"/>
          </w:rPr>
          <w:t xml:space="preserve">[91]</w:t>
        </w:r>
      </w:hyperlink>
      <w:r>
        <w:t xml:space="preserve"> </w:t>
      </w:r>
      <w:r>
        <w:t xml:space="preserve">LEAN is an open-source engine designed for research/backtesting/live trading, multi-asset, and modular.</w:t>
      </w:r>
      <w:r>
        <w:t xml:space="preserve"> </w:t>
      </w:r>
      <w:hyperlink r:id="rId84">
        <w:r>
          <w:rPr>
            <w:rStyle w:val="Hyperlink"/>
          </w:rPr>
          <w:t xml:space="preserve">[92]</w:t>
        </w:r>
      </w:hyperlink>
    </w:p>
    <w:p>
      <w:pPr>
        <w:pStyle w:val="Compact"/>
        <w:numPr>
          <w:ilvl w:val="0"/>
          <w:numId w:val="1001"/>
        </w:numPr>
      </w:pPr>
      <w:r>
        <w:t xml:space="preserve">Zipline variants: event-driven, with realistic slippage/transaction cost modeling concepts, but note ecosystem fragmentation since Quantopian’s closure.</w:t>
      </w:r>
      <w:r>
        <w:t xml:space="preserve"> </w:t>
      </w:r>
      <w:hyperlink r:id="rId85">
        <w:r>
          <w:rPr>
            <w:rStyle w:val="Hyperlink"/>
          </w:rPr>
          <w:t xml:space="preserve">[93]</w:t>
        </w:r>
      </w:hyperlink>
    </w:p>
    <w:p>
      <w:pPr>
        <w:pStyle w:val="FirstParagraph"/>
      </w:pPr>
      <w:r>
        <w:t xml:space="preserve">Recommendation for “ROI per dev time”:</w:t>
      </w:r>
      <w:r>
        <w:t xml:space="preserve"> </w:t>
      </w:r>
      <w:r>
        <w:t xml:space="preserve">-</w:t>
      </w:r>
      <w:r>
        <w:t xml:space="preserve"> </w:t>
      </w:r>
      <w:r>
        <w:rPr>
          <w:b/>
          <w:bCs/>
        </w:rPr>
        <w:t xml:space="preserve">VectorBT</w:t>
      </w:r>
      <w:r>
        <w:t xml:space="preserve"> </w:t>
      </w:r>
      <w:r>
        <w:t xml:space="preserve">or a lightweight pandas-based harness for rapid factor/strategy iteration.</w:t>
      </w:r>
      <w:r>
        <w:t xml:space="preserve"> </w:t>
      </w:r>
      <w:r>
        <w:t xml:space="preserve">-</w:t>
      </w:r>
      <w:r>
        <w:t xml:space="preserve"> </w:t>
      </w:r>
      <w:r>
        <w:rPr>
          <w:b/>
          <w:bCs/>
        </w:rPr>
        <w:t xml:space="preserve">Backtrader</w:t>
      </w:r>
      <w:r>
        <w:t xml:space="preserve"> </w:t>
      </w:r>
      <w:r>
        <w:t xml:space="preserve">(or LEAN if you’re willing to adopt a larger ecosystem) for realistic order simulation once a strategy becomes promising.</w:t>
      </w:r>
    </w:p>
    <w:bookmarkEnd w:id="86"/>
    <w:bookmarkStart w:id="87" w:name="data-pipeline-design-for-backtests"/>
    <w:p>
      <w:pPr>
        <w:pStyle w:val="Heading3"/>
      </w:pPr>
      <w:r>
        <w:t xml:space="preserve">Data pipeline design for backtests</w:t>
      </w:r>
    </w:p>
    <w:p>
      <w:pPr>
        <w:pStyle w:val="FirstParagraph"/>
      </w:pPr>
      <w:r>
        <w:t xml:space="preserve">Minimum viable pipeline:</w:t>
      </w:r>
      <w:r>
        <w:t xml:space="preserve"> </w:t>
      </w:r>
      <w:r>
        <w:t xml:space="preserve">1)</w:t>
      </w:r>
      <w:r>
        <w:t xml:space="preserve"> </w:t>
      </w:r>
      <w:r>
        <w:rPr>
          <w:b/>
          <w:bCs/>
        </w:rPr>
        <w:t xml:space="preserve">Ingest</w:t>
      </w:r>
      <w:r>
        <w:t xml:space="preserve"> </w:t>
      </w:r>
      <w:r>
        <w:t xml:space="preserve">daily OHLCV for a small universe (from Schwab price history or a public dataset).</w:t>
      </w:r>
      <w:r>
        <w:t xml:space="preserve"> </w:t>
      </w:r>
      <w:r>
        <w:t xml:space="preserve">2)</w:t>
      </w:r>
      <w:r>
        <w:t xml:space="preserve"> </w:t>
      </w:r>
      <w:r>
        <w:rPr>
          <w:b/>
          <w:bCs/>
        </w:rPr>
        <w:t xml:space="preserve">Adjust</w:t>
      </w:r>
      <w:r>
        <w:t xml:space="preserve"> </w:t>
      </w:r>
      <w:r>
        <w:t xml:space="preserve">for splits/dividends where necessary (especially for multi-year backtests).</w:t>
      </w:r>
      <w:r>
        <w:t xml:space="preserve"> </w:t>
      </w:r>
      <w:r>
        <w:t xml:space="preserve">3)</w:t>
      </w:r>
      <w:r>
        <w:t xml:space="preserve"> </w:t>
      </w:r>
      <w:r>
        <w:rPr>
          <w:b/>
          <w:bCs/>
        </w:rPr>
        <w:t xml:space="preserve">Store</w:t>
      </w:r>
      <w:r>
        <w:t xml:space="preserve"> </w:t>
      </w:r>
      <w:r>
        <w:t xml:space="preserve">as Parquet partitioned by symbol and time (fast reloads, low overhead).</w:t>
      </w:r>
      <w:r>
        <w:t xml:space="preserve"> </w:t>
      </w:r>
      <w:r>
        <w:t xml:space="preserve">4)</w:t>
      </w:r>
      <w:r>
        <w:t xml:space="preserve"> </w:t>
      </w:r>
      <w:r>
        <w:rPr>
          <w:b/>
          <w:bCs/>
        </w:rPr>
        <w:t xml:space="preserve">Version</w:t>
      </w:r>
      <w:r>
        <w:t xml:space="preserve"> </w:t>
      </w:r>
      <w:r>
        <w:t xml:space="preserve">every dataset snapshot and every strategy parameter set.</w:t>
      </w:r>
    </w:p>
    <w:p>
      <w:pPr>
        <w:pStyle w:val="BodyText"/>
      </w:pPr>
      <w:r>
        <w:t xml:space="preserve">Free/public data sources for backtests:</w:t>
      </w:r>
      <w:r>
        <w:t xml:space="preserve"> </w:t>
      </w:r>
      <w:r>
        <w:t xml:space="preserve">- Nasdaq Data Link “tables” datasets (often daily with 1-day lag) can be used for research datasets, with documented call composition.</w:t>
      </w:r>
      <w:r>
        <w:t xml:space="preserve"> </w:t>
      </w:r>
      <w:hyperlink r:id="rId54">
        <w:r>
          <w:rPr>
            <w:rStyle w:val="Hyperlink"/>
          </w:rPr>
          <w:t xml:space="preserve">[94]</w:t>
        </w:r>
      </w:hyperlink>
      <w:r>
        <w:br/>
      </w:r>
      <w:r>
        <w:t xml:space="preserve">- SEC EDGAR gives filings data but enforces strict rate controls.</w:t>
      </w:r>
      <w:r>
        <w:t xml:space="preserve"> </w:t>
      </w:r>
      <w:hyperlink r:id="rId36">
        <w:r>
          <w:rPr>
            <w:rStyle w:val="Hyperlink"/>
          </w:rPr>
          <w:t xml:space="preserve">[69]</w:t>
        </w:r>
      </w:hyperlink>
      <w:r>
        <w:br/>
      </w:r>
      <w:r>
        <w:t xml:space="preserve">- FRED provides macro series via stable endpoints.</w:t>
      </w:r>
      <w:r>
        <w:t xml:space="preserve"> </w:t>
      </w:r>
      <w:hyperlink r:id="rId64">
        <w:r>
          <w:rPr>
            <w:rStyle w:val="Hyperlink"/>
          </w:rPr>
          <w:t xml:space="preserve">[95]</w:t>
        </w:r>
      </w:hyperlink>
    </w:p>
    <w:bookmarkEnd w:id="87"/>
    <w:bookmarkStart w:id="88" w:name="Xbdade2848ebff632c839f64e63ab29dd9e18a02"/>
    <w:p>
      <w:pPr>
        <w:pStyle w:val="Heading3"/>
      </w:pPr>
      <w:r>
        <w:t xml:space="preserve">Slippage and transaction-cost modeling (don’t skip)</w:t>
      </w:r>
    </w:p>
    <w:p>
      <w:pPr>
        <w:pStyle w:val="FirstParagraph"/>
      </w:pPr>
      <w:r>
        <w:t xml:space="preserve">Even with $0 equity commissions, costs remain:</w:t>
      </w:r>
      <w:r>
        <w:t xml:space="preserve"> </w:t>
      </w:r>
      <w:r>
        <w:t xml:space="preserve">- Bid/ask spread, market impact, partial fills, and adverse selection.</w:t>
      </w:r>
      <w:r>
        <w:t xml:space="preserve"> </w:t>
      </w:r>
      <w:r>
        <w:t xml:space="preserve">- Options contract fees: $0.65/contract online at Schwab (and multi-leg fees apply across all contracts).</w:t>
      </w:r>
      <w:r>
        <w:t xml:space="preserve"> </w:t>
      </w:r>
      <w:hyperlink r:id="rId42">
        <w:r>
          <w:rPr>
            <w:rStyle w:val="Hyperlink"/>
          </w:rPr>
          <w:t xml:space="preserve">[96]</w:t>
        </w:r>
      </w:hyperlink>
    </w:p>
    <w:p>
      <w:pPr>
        <w:pStyle w:val="BodyText"/>
      </w:pPr>
      <w:r>
        <w:t xml:space="preserve">Practical modeling approach by strategy frequency:</w:t>
      </w:r>
      <w:r>
        <w:t xml:space="preserve"> </w:t>
      </w:r>
      <w:r>
        <w:t xml:space="preserve">- Daily/weekly strategies: model slippage as</w:t>
      </w:r>
      <w:r>
        <w:t xml:space="preserve"> </w:t>
      </w:r>
      <w:r>
        <w:rPr>
          <w:rStyle w:val="VerbatimChar"/>
        </w:rPr>
        <w:t xml:space="preserve">k × spread</w:t>
      </w:r>
      <w:r>
        <w:t xml:space="preserve"> </w:t>
      </w:r>
      <w:r>
        <w:t xml:space="preserve">plus a small fixed basis points component by liquidity bucket.</w:t>
      </w:r>
      <w:r>
        <w:t xml:space="preserve"> </w:t>
      </w:r>
      <w:r>
        <w:t xml:space="preserve">- Intraday strategies: you need order-book-aware modeling or you will overstate results.</w:t>
      </w:r>
      <w:r>
        <w:t xml:space="preserve"> </w:t>
      </w:r>
      <w:r>
        <w:t xml:space="preserve">- Limit orders: incorporate non-fill probability and queue position assumptions, or treat as “optimistic” and discount results.</w:t>
      </w:r>
    </w:p>
    <w:bookmarkEnd w:id="88"/>
    <w:bookmarkStart w:id="89" w:name="walk-forward-testing-and-leakage-control"/>
    <w:p>
      <w:pPr>
        <w:pStyle w:val="Heading3"/>
      </w:pPr>
      <w:r>
        <w:t xml:space="preserve">Walk-forward testing and leakage control</w:t>
      </w:r>
    </w:p>
    <w:p>
      <w:pPr>
        <w:pStyle w:val="FirstParagraph"/>
      </w:pPr>
      <w:r>
        <w:t xml:space="preserve">Backtests are notoriously prone to overfitting, especially when you repeatedly tune strategies on the same data. The “Probability of Backtest Overfitting” literature proposes frameworks (e.g., combinatorially symmetric cross-validation) to estimate overfitting probability in investment simulations.</w:t>
      </w:r>
      <w:r>
        <w:t xml:space="preserve"> </w:t>
      </w:r>
      <w:hyperlink r:id="rId23">
        <w:r>
          <w:rPr>
            <w:rStyle w:val="Hyperlink"/>
          </w:rPr>
          <w:t xml:space="preserve">[3]</w:t>
        </w:r>
      </w:hyperlink>
    </w:p>
    <w:p>
      <w:pPr>
        <w:pStyle w:val="BodyText"/>
      </w:pPr>
      <w:r>
        <w:t xml:space="preserve">Minimum viable evaluation protocol:</w:t>
      </w:r>
      <w:r>
        <w:t xml:space="preserve"> </w:t>
      </w:r>
      <w:r>
        <w:t xml:space="preserve">- Split history into multiple contiguous folds.</w:t>
      </w:r>
      <w:r>
        <w:t xml:space="preserve"> </w:t>
      </w:r>
      <w:r>
        <w:t xml:space="preserve">- Tune on a training window; evaluate on forward window.</w:t>
      </w:r>
      <w:r>
        <w:t xml:space="preserve"> </w:t>
      </w:r>
      <w:r>
        <w:t xml:space="preserve">- Repeat (walk-forward). Track parameter instability and performance degradation.</w:t>
      </w:r>
    </w:p>
    <w:bookmarkEnd w:id="89"/>
    <w:bookmarkStart w:id="90" w:name="X14a465e456d825a66b950515c36740847e0c875"/>
    <w:p>
      <w:pPr>
        <w:pStyle w:val="Heading3"/>
      </w:pPr>
      <w:r>
        <w:t xml:space="preserve">Performance metrics that matter operationally</w:t>
      </w:r>
    </w:p>
    <w:p>
      <w:pPr>
        <w:pStyle w:val="FirstParagraph"/>
      </w:pPr>
      <w:r>
        <w:t xml:space="preserve">In addition to Sharpe, emphasize:</w:t>
      </w:r>
      <w:r>
        <w:t xml:space="preserve"> </w:t>
      </w:r>
      <w:r>
        <w:t xml:space="preserve">- CAGR, volatility, max drawdown, and Calmar (CAGR / max drawdown).</w:t>
      </w:r>
      <w:r>
        <w:t xml:space="preserve"> </w:t>
      </w:r>
      <w:r>
        <w:t xml:space="preserve">- Tail risk metrics (CVaR / expected shortfall) if you trade options or use leverage.</w:t>
      </w:r>
      <w:r>
        <w:t xml:space="preserve"> </w:t>
      </w:r>
      <w:r>
        <w:t xml:space="preserve">- Exposure and leverage over time.</w:t>
      </w:r>
      <w:r>
        <w:t xml:space="preserve"> </w:t>
      </w:r>
      <w:r>
        <w:t xml:space="preserve">- Turnover and capacity proxies (how performance changes with higher simulated size/slippage).</w:t>
      </w:r>
      <w:r>
        <w:t xml:space="preserve"> </w:t>
      </w:r>
      <w:r>
        <w:t xml:space="preserve">- Live-trading “micro-metrics”: order reject rate, partial fill rate, slippage vs mid, and latency distributions.</w:t>
      </w:r>
      <w:ins w:id="4" w:author="Claude" w:date="2026-04-03T20:45:00Z">
        <w:r>
          <w:t xml:space="preserve"> Minimum live-capital gate before scale-up: require out-of-sample Sharpe &gt; 0.8, Calmar &gt; 0.5, max drawdown &lt; 20%, and confirmation across at least 3 non-overlapping folds.</w:t>
        </w:r>
      </w:ins>
    </w:p>
    <w:bookmarkEnd w:id="90"/>
    <w:bookmarkEnd w:id="91"/>
    <w:bookmarkStart w:id="96" w:name="Xbdf3312e9f72e8ab17abcb706a0de058d6fad49"/>
    <w:p>
      <w:pPr>
        <w:pStyle w:val="Heading2"/>
      </w:pPr>
      <w:r>
        <w:t xml:space="preserve">Risk management and regulatory/ethical constraints</w:t>
      </w:r>
    </w:p>
    <w:bookmarkStart w:id="92" w:name="X82664b2b6250febbccc83ed90d71654d78acd4d"/>
    <w:p>
      <w:pPr>
        <w:pStyle w:val="Heading3"/>
      </w:pPr>
      <w:r>
        <w:t xml:space="preserve">Position sizing and portfolio-level limits</w:t>
      </w:r>
    </w:p>
    <w:p>
      <w:pPr>
        <w:pStyle w:val="FirstParagraph"/>
      </w:pPr>
      <w:r>
        <w:t xml:space="preserve">A bot designed for long-term compounding should operationalize a few non-negotiables:</w:t>
      </w:r>
      <w:r>
        <w:t xml:space="preserve"> </w:t>
      </w:r>
      <w:r>
        <w:t xml:space="preserve">-</w:t>
      </w:r>
      <w:r>
        <w:t xml:space="preserve"> </w:t>
      </w:r>
      <w:r>
        <w:rPr>
          <w:b/>
          <w:bCs/>
        </w:rPr>
        <w:t xml:space="preserve">Max position size</w:t>
      </w:r>
      <w:r>
        <w:t xml:space="preserve"> </w:t>
      </w:r>
      <w:r>
        <w:t xml:space="preserve">(e.g., % of equity or volatility-weighted).</w:t>
      </w:r>
      <w:r>
        <w:t xml:space="preserve"> </w:t>
      </w:r>
      <w:r>
        <w:t xml:space="preserve">-</w:t>
      </w:r>
      <w:r>
        <w:t xml:space="preserve"> </w:t>
      </w:r>
      <w:r>
        <w:rPr>
          <w:b/>
          <w:bCs/>
        </w:rPr>
        <w:t xml:space="preserve">Max sector/asset-class concentration</w:t>
      </w:r>
      <w:r>
        <w:t xml:space="preserve">.</w:t>
      </w:r>
      <w:r>
        <w:t xml:space="preserve"> </w:t>
      </w:r>
      <w:r>
        <w:t xml:space="preserve">-</w:t>
      </w:r>
      <w:r>
        <w:t xml:space="preserve"> </w:t>
      </w:r>
      <w:r>
        <w:rPr>
          <w:b/>
          <w:bCs/>
        </w:rPr>
        <w:t xml:space="preserve">Max daily loss</w:t>
      </w:r>
      <w:r>
        <w:t xml:space="preserve"> </w:t>
      </w:r>
      <w:r>
        <w:t xml:space="preserve">and</w:t>
      </w:r>
      <w:r>
        <w:t xml:space="preserve"> </w:t>
      </w:r>
      <w:r>
        <w:rPr>
          <w:b/>
          <w:bCs/>
        </w:rPr>
        <w:t xml:space="preserve">max weekly loss</w:t>
      </w:r>
      <w:r>
        <w:t xml:space="preserve"> </w:t>
      </w:r>
      <w:r>
        <w:t xml:space="preserve">(kill switch).</w:t>
      </w:r>
      <w:r>
        <w:t xml:space="preserve"> </w:t>
      </w:r>
      <w:r>
        <w:t xml:space="preserve">-</w:t>
      </w:r>
      <w:r>
        <w:t xml:space="preserve"> </w:t>
      </w:r>
      <w:r>
        <w:rPr>
          <w:b/>
          <w:bCs/>
        </w:rPr>
        <w:t xml:space="preserve">Volatility targeting</w:t>
      </w:r>
      <w:r>
        <w:t xml:space="preserve">: scale exposure so portfolio vol stays within a band.</w:t>
      </w:r>
      <w:r>
        <w:t xml:space="preserve"> </w:t>
      </w:r>
      <w:r>
        <w:t xml:space="preserve">-</w:t>
      </w:r>
      <w:r>
        <w:t xml:space="preserve"> </w:t>
      </w:r>
      <w:r>
        <w:rPr>
          <w:b/>
          <w:bCs/>
        </w:rPr>
        <w:t xml:space="preserve">Gap risk controls</w:t>
      </w:r>
      <w:r>
        <w:t xml:space="preserve">: avoid oversized positions into known event risk if your strategy is not event-driven.</w:t>
      </w:r>
    </w:p>
    <w:p>
      <w:pPr>
        <w:pStyle w:val="BodyText"/>
      </w:pPr>
      <w:ins w:id="5" w:author="Claude" w:date="2026-04-03T20:45:00Z">
        <w:r>
          <w:t>Use Kelly as the sizing baseline: f* = (bp - q) / b, where b is payoff ratio, p is win probability, and q = 1 - p. In live deployment, fractional Kelly (typically 25-50% Kelly) is preferred; half-Kelly often reduces variance dramatically while preserving most long-run geometric growth. Apply this at the strategy sleeve level, then enforce portfolio-level volatility targeting so aggregate risk remains inside drawdown limits.</w:t>
        </w:r>
      </w:ins>
    </w:p>
    <w:bookmarkEnd w:id="92"/>
    <w:bookmarkStart w:id="93" w:name="stop-loss-and-exits-mechanics-vs-reality"/>
    <w:p>
      <w:pPr>
        <w:pStyle w:val="Heading3"/>
      </w:pPr>
      <w:r>
        <w:t xml:space="preserve">Stop-loss and exits (mechanics vs reality)</w:t>
      </w:r>
    </w:p>
    <w:p>
      <w:pPr>
        <w:pStyle w:val="FirstParagraph"/>
      </w:pPr>
      <w:r>
        <w:t xml:space="preserve">Stops are not magic:</w:t>
      </w:r>
      <w:r>
        <w:t xml:space="preserve"> </w:t>
      </w:r>
      <w:r>
        <w:t xml:space="preserve">- Market gaps can skip stop prices.</w:t>
      </w:r>
      <w:r>
        <w:t xml:space="preserve"> </w:t>
      </w:r>
      <w:r>
        <w:t xml:space="preserve">- Trailing stops and stop-limits can fail to execute in fast markets.</w:t>
      </w:r>
    </w:p>
    <w:p>
      <w:pPr>
        <w:pStyle w:val="BodyText"/>
      </w:pPr>
      <w:r>
        <w:t xml:space="preserve">Schwab educational materials discuss how market/limit/stop orders behave, and describe stop-limit and trailing stop use cases; use these as “mechanics reference” when designing the bot’s exit logic.</w:t>
      </w:r>
      <w:r>
        <w:t xml:space="preserve"> </w:t>
      </w:r>
      <w:hyperlink r:id="rId28">
        <w:r>
          <w:rPr>
            <w:rStyle w:val="Hyperlink"/>
          </w:rPr>
          <w:t xml:space="preserve">[97]</w:t>
        </w:r>
      </w:hyperlink>
    </w:p>
    <w:bookmarkEnd w:id="93"/>
    <w:bookmarkStart w:id="94" w:name="stress-testing-and-scenario-analysis"/>
    <w:p>
      <w:pPr>
        <w:pStyle w:val="Heading3"/>
      </w:pPr>
      <w:r>
        <w:t xml:space="preserve">Stress testing and scenario analysis</w:t>
      </w:r>
    </w:p>
    <w:p>
      <w:pPr>
        <w:pStyle w:val="FirstParagraph"/>
      </w:pPr>
      <w:r>
        <w:t xml:space="preserve">At minimum:</w:t>
      </w:r>
      <w:r>
        <w:t xml:space="preserve"> </w:t>
      </w:r>
      <w:r>
        <w:t xml:space="preserve">- Re-run backtests on crisis windows and volatility spikes.</w:t>
      </w:r>
      <w:r>
        <w:t xml:space="preserve"> </w:t>
      </w:r>
      <w:r>
        <w:t xml:space="preserve">- Apply “what if slippage doubles” sensitivity.</w:t>
      </w:r>
      <w:r>
        <w:t xml:space="preserve"> </w:t>
      </w:r>
      <w:r>
        <w:t xml:space="preserve">- For options: stress underlying moves beyond expected ranges and incorporate assignment/early exercise considerations per the OCC disclosure framework.</w:t>
      </w:r>
      <w:r>
        <w:t xml:space="preserve"> </w:t>
      </w:r>
      <w:hyperlink r:id="rId41">
        <w:r>
          <w:rPr>
            <w:rStyle w:val="Hyperlink"/>
          </w:rPr>
          <w:t xml:space="preserve">[98]</w:t>
        </w:r>
      </w:hyperlink>
    </w:p>
    <w:bookmarkEnd w:id="94"/>
    <w:bookmarkStart w:id="95" w:name="X79fed9015f63ebcbf7db9ba3b217c2f765a662f"/>
    <w:p>
      <w:pPr>
        <w:pStyle w:val="Heading3"/>
      </w:pPr>
      <w:r>
        <w:t xml:space="preserve">Regulatory and ethical constraints to bake into code</w:t>
      </w:r>
    </w:p>
    <w:p>
      <w:pPr>
        <w:pStyle w:val="Compact"/>
        <w:numPr>
          <w:ilvl w:val="0"/>
          <w:numId w:val="1002"/>
        </w:numPr>
      </w:pPr>
      <w:r>
        <w:t xml:space="preserve">Day trading constraints and current proposals: treat PDT/margin rules as</w:t>
      </w:r>
      <w:r>
        <w:t xml:space="preserve"> </w:t>
      </w:r>
      <w:r>
        <w:rPr>
          <w:i/>
          <w:iCs/>
        </w:rPr>
        <w:t xml:space="preserve">dynamic</w:t>
      </w:r>
      <w:r>
        <w:t xml:space="preserve"> </w:t>
      </w:r>
      <w:r>
        <w:t xml:space="preserve">and configurable, not hard-coded.</w:t>
      </w:r>
      <w:r>
        <w:t xml:space="preserve"> </w:t>
      </w:r>
      <w:hyperlink r:id="rId35">
        <w:r>
          <w:rPr>
            <w:rStyle w:val="Hyperlink"/>
          </w:rPr>
          <w:t xml:space="preserve">[99]</w:t>
        </w:r>
      </w:hyperlink>
    </w:p>
    <w:p>
      <w:pPr>
        <w:pStyle w:val="Compact"/>
        <w:numPr>
          <w:ilvl w:val="0"/>
          <w:numId w:val="1002"/>
        </w:numPr>
      </w:pPr>
      <w:r>
        <w:t xml:space="preserve">Margin constraints: enforce a conservative internal margin model, because broker margin can change intraday and by instrument.</w:t>
      </w:r>
      <w:r>
        <w:t xml:space="preserve"> </w:t>
      </w:r>
      <w:hyperlink r:id="rId38">
        <w:r>
          <w:rPr>
            <w:rStyle w:val="Hyperlink"/>
          </w:rPr>
          <w:t xml:space="preserve">[16]</w:t>
        </w:r>
      </w:hyperlink>
    </w:p>
    <w:p>
      <w:pPr>
        <w:pStyle w:val="Compact"/>
        <w:numPr>
          <w:ilvl w:val="0"/>
          <w:numId w:val="1002"/>
        </w:numPr>
      </w:pPr>
      <w:r>
        <w:t xml:space="preserve">Wash sale awareness: if you care about after-tax ROI, prevent your bot from mechanically realizing losses and immediately re-entering substantially identical positions.</w:t>
      </w:r>
      <w:r>
        <w:t xml:space="preserve"> </w:t>
      </w:r>
      <w:hyperlink r:id="rId39">
        <w:r>
          <w:rPr>
            <w:rStyle w:val="Hyperlink"/>
          </w:rPr>
          <w:t xml:space="preserve">[18]</w:t>
        </w:r>
      </w:hyperlink>
    </w:p>
    <w:p>
      <w:pPr>
        <w:pStyle w:val="Compact"/>
        <w:numPr>
          <w:ilvl w:val="0"/>
          <w:numId w:val="1002"/>
        </w:numPr>
      </w:pPr>
      <w:r>
        <w:t xml:space="preserve">Market manipulation: do not implement behaviors that resemble spoofing/layering or other manipulative intents; design your order logic around bona fide execution.</w:t>
      </w:r>
      <w:r>
        <w:t xml:space="preserve"> </w:t>
      </w:r>
      <w:hyperlink r:id="rId40">
        <w:r>
          <w:rPr>
            <w:rStyle w:val="Hyperlink"/>
          </w:rPr>
          <w:t xml:space="preserve">[100]</w:t>
        </w:r>
      </w:hyperlink>
    </w:p>
    <w:p>
      <w:pPr>
        <w:pStyle w:val="Compact"/>
        <w:numPr>
          <w:ilvl w:val="0"/>
          <w:numId w:val="1002"/>
        </w:numPr>
      </w:pPr>
      <w:r>
        <w:t xml:space="preserve">Data access fairness: for public APIs like SEC EDGAR, respect published rate limits (10 req/sec) and required etiquette (efficient scripting).</w:t>
      </w:r>
      <w:r>
        <w:t xml:space="preserve"> </w:t>
      </w:r>
      <w:hyperlink r:id="rId36">
        <w:r>
          <w:rPr>
            <w:rStyle w:val="Hyperlink"/>
          </w:rPr>
          <w:t xml:space="preserve">[67]</w:t>
        </w:r>
      </w:hyperlink>
    </w:p>
    <w:bookmarkEnd w:id="95"/>
    <w:bookmarkEnd w:id="96"/>
    <w:bookmarkStart w:id="100" w:name="Xb701fc8bf1d779b91e980be40c9dc55ca17983e"/>
    <w:p>
      <w:pPr>
        <w:pStyle w:val="Heading2"/>
      </w:pPr>
      <w:r>
        <w:t xml:space="preserve">Architecture: system design, deployment, monitoring, logging, and automation</w:t>
      </w:r>
    </w:p>
    <w:bookmarkStart w:id="97" w:name="reference-architecture-components"/>
    <w:p>
      <w:pPr>
        <w:pStyle w:val="Heading3"/>
      </w:pPr>
      <w:r>
        <w:t xml:space="preserve">Reference architecture (components)</w:t>
      </w:r>
    </w:p>
    <w:p>
      <w:pPr>
        <w:pStyle w:val="FirstParagraph"/>
      </w:pPr>
      <w:r>
        <w:t xml:space="preserve">A robust Schwab-based bot typically benefits from an event-driven design that separates concerns:</w:t>
      </w:r>
    </w:p>
    <w:p>
      <w:pPr>
        <w:pStyle w:val="Compact"/>
        <w:numPr>
          <w:ilvl w:val="0"/>
          <w:numId w:val="1003"/>
        </w:numPr>
      </w:pPr>
      <w:r>
        <w:rPr>
          <w:b/>
          <w:bCs/>
        </w:rPr>
        <w:t xml:space="preserve">Data collectors</w:t>
      </w:r>
      <w:r>
        <w:t xml:space="preserve">: Schwab market data, plus external data (news/macro) with caching and throttling.</w:t>
      </w:r>
    </w:p>
    <w:p>
      <w:pPr>
        <w:pStyle w:val="Compact"/>
        <w:numPr>
          <w:ilvl w:val="0"/>
          <w:numId w:val="1003"/>
        </w:numPr>
      </w:pPr>
      <w:r>
        <w:rPr>
          <w:b/>
          <w:bCs/>
        </w:rPr>
        <w:t xml:space="preserve">Feature builder / store</w:t>
      </w:r>
      <w:r>
        <w:t xml:space="preserve">: deterministic feature computation with versioning.</w:t>
      </w:r>
    </w:p>
    <w:p>
      <w:pPr>
        <w:pStyle w:val="Compact"/>
        <w:numPr>
          <w:ilvl w:val="0"/>
          <w:numId w:val="1003"/>
        </w:numPr>
      </w:pPr>
      <w:r>
        <w:rPr>
          <w:b/>
          <w:bCs/>
        </w:rPr>
        <w:t xml:space="preserve">Strategy engine</w:t>
      </w:r>
      <w:r>
        <w:t xml:space="preserve">: produces target positions/orders.</w:t>
      </w:r>
    </w:p>
    <w:p>
      <w:pPr>
        <w:pStyle w:val="Compact"/>
        <w:numPr>
          <w:ilvl w:val="0"/>
          <w:numId w:val="1003"/>
        </w:numPr>
      </w:pPr>
      <w:r>
        <w:rPr>
          <w:b/>
          <w:bCs/>
        </w:rPr>
        <w:t xml:space="preserve">Risk engine</w:t>
      </w:r>
      <w:r>
        <w:t xml:space="preserve">: enforces all pre-trade and post-trade constraints.</w:t>
      </w:r>
    </w:p>
    <w:p>
      <w:pPr>
        <w:pStyle w:val="Compact"/>
        <w:numPr>
          <w:ilvl w:val="0"/>
          <w:numId w:val="1003"/>
        </w:numPr>
      </w:pPr>
      <w:r>
        <w:rPr>
          <w:b/>
          <w:bCs/>
        </w:rPr>
        <w:t xml:space="preserve">Execution engine</w:t>
      </w:r>
      <w:r>
        <w:t xml:space="preserve">: routes to Schwab order endpoints; optionally uses preview to validate orders and estimate fees.</w:t>
      </w:r>
    </w:p>
    <w:p>
      <w:pPr>
        <w:pStyle w:val="Compact"/>
        <w:numPr>
          <w:ilvl w:val="0"/>
          <w:numId w:val="1003"/>
        </w:numPr>
      </w:pPr>
      <w:r>
        <w:rPr>
          <w:b/>
          <w:bCs/>
        </w:rPr>
        <w:t xml:space="preserve">State store</w:t>
      </w:r>
      <w:r>
        <w:t xml:space="preserve">: positions, orders, fills, P&amp;L, and “what the bot believes is true”.</w:t>
      </w:r>
    </w:p>
    <w:p>
      <w:pPr>
        <w:pStyle w:val="Compact"/>
        <w:numPr>
          <w:ilvl w:val="0"/>
          <w:numId w:val="1003"/>
        </w:numPr>
      </w:pPr>
      <w:r>
        <w:rPr>
          <w:b/>
          <w:bCs/>
        </w:rPr>
        <w:t xml:space="preserve">Monitoring/alerting</w:t>
      </w:r>
      <w:r>
        <w:t xml:space="preserve">: rejects, latency, drawdowns, connectivity issues.</w:t>
      </w:r>
    </w:p>
    <w:p>
      <w:pPr>
        <w:pStyle w:val="Compact"/>
        <w:numPr>
          <w:ilvl w:val="0"/>
          <w:numId w:val="1003"/>
        </w:numPr>
      </w:pPr>
      <w:r>
        <w:rPr>
          <w:b/>
          <w:bCs/>
        </w:rPr>
        <w:t xml:space="preserve">Scheduler/orchestrator</w:t>
      </w:r>
      <w:r>
        <w:t xml:space="preserve">: runs tasks on market schedule; pauses on holidays/early closes.</w:t>
      </w:r>
    </w:p>
    <w:p>
      <w:pPr>
        <w:pStyle w:val="FirstParagraph"/>
      </w:pPr>
      <w:r>
        <w:t xml:space="preserve">Mermaid system diagram:</w:t>
      </w:r>
    </w:p>
    <w:p>
      <w:pPr>
        <w:pStyle w:val="SourceCode"/>
      </w:pPr>
      <w:r>
        <w:rPr>
          <w:rStyle w:val="VerbatimChar"/>
        </w:rPr>
        <w:t xml:space="preserve">flowchart LR</w:t>
      </w:r>
      <w:r>
        <w:br/>
      </w:r>
      <w:r>
        <w:rPr>
          <w:rStyle w:val="VerbatimChar"/>
        </w:rPr>
        <w:t xml:space="preserve">  subgraph DataSources[Data Sources]</w:t>
      </w:r>
      <w:r>
        <w:br/>
      </w:r>
      <w:r>
        <w:rPr>
          <w:rStyle w:val="VerbatimChar"/>
        </w:rPr>
        <w:t xml:space="preserve">    A[Schwab Market Data REST]</w:t>
      </w:r>
      <w:r>
        <w:br/>
      </w:r>
      <w:r>
        <w:rPr>
          <w:rStyle w:val="VerbatimChar"/>
        </w:rPr>
        <w:t xml:space="preserve">    B[External Data APIs\n(FRED, SEC, news, etc.)]</w:t>
      </w:r>
      <w:r>
        <w:br/>
      </w:r>
      <w:r>
        <w:rPr>
          <w:rStyle w:val="VerbatimChar"/>
        </w:rPr>
        <w:t xml:space="preserve">  end</w:t>
      </w:r>
      <w:r>
        <w:br/>
      </w:r>
      <w:r>
        <w:br/>
      </w:r>
      <w:r>
        <w:rPr>
          <w:rStyle w:val="VerbatimChar"/>
        </w:rPr>
        <w:t xml:space="preserve">  subgraph Core[Core Services]</w:t>
      </w:r>
      <w:r>
        <w:br/>
      </w:r>
      <w:r>
        <w:rPr>
          <w:rStyle w:val="VerbatimChar"/>
        </w:rPr>
        <w:t xml:space="preserve">    C[Ingestion + Cache\n(rate-limit aware)]</w:t>
      </w:r>
      <w:r>
        <w:br/>
      </w:r>
      <w:r>
        <w:rPr>
          <w:rStyle w:val="VerbatimChar"/>
        </w:rPr>
        <w:t xml:space="preserve">    D[Feature Builder\n(versioned)]</w:t>
      </w:r>
      <w:r>
        <w:br/>
      </w:r>
      <w:r>
        <w:rPr>
          <w:rStyle w:val="VerbatimChar"/>
        </w:rPr>
        <w:t xml:space="preserve">    E[Strategy Engine]</w:t>
      </w:r>
      <w:r>
        <w:br/>
      </w:r>
      <w:r>
        <w:rPr>
          <w:rStyle w:val="VerbatimChar"/>
        </w:rPr>
        <w:t xml:space="preserve">    F[Risk Engine\n(pre-trade &amp; portfolio)]</w:t>
      </w:r>
      <w:r>
        <w:br/>
      </w:r>
      <w:r>
        <w:rPr>
          <w:rStyle w:val="VerbatimChar"/>
        </w:rPr>
        <w:t xml:space="preserve">    G[Execution Engine\n(orders, cancels, replace)]</w:t>
      </w:r>
      <w:r>
        <w:br/>
      </w:r>
      <w:r>
        <w:rPr>
          <w:rStyle w:val="VerbatimChar"/>
        </w:rPr>
        <w:t xml:space="preserve">    H[State Store\n(positions, orders, fills)]</w:t>
      </w:r>
      <w:r>
        <w:br/>
      </w:r>
      <w:r>
        <w:rPr>
          <w:rStyle w:val="VerbatimChar"/>
        </w:rPr>
        <w:t xml:space="preserve">  end</w:t>
      </w:r>
      <w:r>
        <w:br/>
      </w:r>
      <w:r>
        <w:br/>
      </w:r>
      <w:r>
        <w:rPr>
          <w:rStyle w:val="VerbatimChar"/>
        </w:rPr>
        <w:t xml:space="preserve">  subgraph Observability[Observability]</w:t>
      </w:r>
      <w:r>
        <w:br/>
      </w:r>
      <w:r>
        <w:rPr>
          <w:rStyle w:val="VerbatimChar"/>
        </w:rPr>
        <w:t xml:space="preserve">    I[Logs + Metrics]</w:t>
      </w:r>
      <w:r>
        <w:br/>
      </w:r>
      <w:r>
        <w:rPr>
          <w:rStyle w:val="VerbatimChar"/>
        </w:rPr>
        <w:t xml:space="preserve">    J[Alerts\n(drawdown, errors, 429s)]</w:t>
      </w:r>
      <w:r>
        <w:br/>
      </w:r>
      <w:r>
        <w:rPr>
          <w:rStyle w:val="VerbatimChar"/>
        </w:rPr>
        <w:t xml:space="preserve">    K[Dashboards]</w:t>
      </w:r>
      <w:r>
        <w:br/>
      </w:r>
      <w:r>
        <w:rPr>
          <w:rStyle w:val="VerbatimChar"/>
        </w:rPr>
        <w:t xml:space="preserve">  end</w:t>
      </w:r>
      <w:r>
        <w:br/>
      </w:r>
      <w:r>
        <w:br/>
      </w:r>
      <w:r>
        <w:rPr>
          <w:rStyle w:val="VerbatimChar"/>
        </w:rPr>
        <w:t xml:space="preserve">  A --&gt; C</w:t>
      </w:r>
      <w:r>
        <w:br/>
      </w:r>
      <w:r>
        <w:rPr>
          <w:rStyle w:val="VerbatimChar"/>
        </w:rPr>
        <w:t xml:space="preserve">  B --&gt; C</w:t>
      </w:r>
      <w:r>
        <w:br/>
      </w:r>
      <w:r>
        <w:rPr>
          <w:rStyle w:val="VerbatimChar"/>
        </w:rPr>
        <w:t xml:space="preserve">  C --&gt; D</w:t>
      </w:r>
      <w:r>
        <w:br/>
      </w:r>
      <w:r>
        <w:rPr>
          <w:rStyle w:val="VerbatimChar"/>
        </w:rPr>
        <w:t xml:space="preserve">  D --&gt; E</w:t>
      </w:r>
      <w:r>
        <w:br/>
      </w:r>
      <w:r>
        <w:rPr>
          <w:rStyle w:val="VerbatimChar"/>
        </w:rPr>
        <w:t xml:space="preserve">  E --&gt; F</w:t>
      </w:r>
      <w:r>
        <w:br/>
      </w:r>
      <w:r>
        <w:rPr>
          <w:rStyle w:val="VerbatimChar"/>
        </w:rPr>
        <w:t xml:space="preserve">  F --&gt;|approved orders| G</w:t>
      </w:r>
      <w:r>
        <w:br/>
      </w:r>
      <w:r>
        <w:rPr>
          <w:rStyle w:val="VerbatimChar"/>
        </w:rPr>
        <w:t xml:space="preserve">  G --&gt;|submit/modify| L[Schwab Trader REST]</w:t>
      </w:r>
      <w:r>
        <w:br/>
      </w:r>
      <w:r>
        <w:rPr>
          <w:rStyle w:val="VerbatimChar"/>
        </w:rPr>
        <w:t xml:space="preserve">  L --&gt;|order status| H</w:t>
      </w:r>
      <w:r>
        <w:br/>
      </w:r>
      <w:r>
        <w:rPr>
          <w:rStyle w:val="VerbatimChar"/>
        </w:rPr>
        <w:t xml:space="preserve">  H --&gt; E</w:t>
      </w:r>
      <w:r>
        <w:br/>
      </w:r>
      <w:r>
        <w:rPr>
          <w:rStyle w:val="VerbatimChar"/>
        </w:rPr>
        <w:t xml:space="preserve">  C --&gt; I</w:t>
      </w:r>
      <w:r>
        <w:br/>
      </w:r>
      <w:r>
        <w:rPr>
          <w:rStyle w:val="VerbatimChar"/>
        </w:rPr>
        <w:t xml:space="preserve">  E --&gt; I</w:t>
      </w:r>
      <w:r>
        <w:br/>
      </w:r>
      <w:r>
        <w:rPr>
          <w:rStyle w:val="VerbatimChar"/>
        </w:rPr>
        <w:t xml:space="preserve">  F --&gt; I</w:t>
      </w:r>
      <w:r>
        <w:br/>
      </w:r>
      <w:r>
        <w:rPr>
          <w:rStyle w:val="VerbatimChar"/>
        </w:rPr>
        <w:t xml:space="preserve">  G --&gt; I</w:t>
      </w:r>
      <w:r>
        <w:br/>
      </w:r>
      <w:r>
        <w:rPr>
          <w:rStyle w:val="VerbatimChar"/>
        </w:rPr>
        <w:t xml:space="preserve">  I --&gt; K</w:t>
      </w:r>
      <w:r>
        <w:br/>
      </w:r>
      <w:r>
        <w:rPr>
          <w:rStyle w:val="VerbatimChar"/>
        </w:rPr>
        <w:t xml:space="preserve">  I --&gt; J</w:t>
      </w:r>
    </w:p>
    <w:bookmarkEnd w:id="97"/>
    <w:bookmarkStart w:id="98" w:name="X6062648063f0ba43b05a07bbd5fa592927545fc"/>
    <w:p>
      <w:pPr>
        <w:pStyle w:val="Heading3"/>
      </w:pPr>
      <w:r>
        <w:t xml:space="preserve">Sample pseudocode: order execution with risk checks and preview</w:t>
      </w:r>
    </w:p>
    <w:p>
      <w:pPr>
        <w:pStyle w:val="FirstParagraph"/>
      </w:pPr>
      <w:r>
        <w:t xml:space="preserve">This is deliberately “pseudocode” so you can implement it in Python/TypeScript/etc.</w:t>
      </w:r>
    </w:p>
    <w:p>
      <w:pPr>
        <w:pStyle w:val="SourceCode"/>
      </w:pPr>
      <w:r>
        <w:rPr>
          <w:rStyle w:val="VerbatimChar"/>
        </w:rPr>
        <w:t xml:space="preserve">function trade_cycle(timestamp):</w:t>
      </w:r>
      <w:r>
        <w:br/>
      </w:r>
      <w:r>
        <w:rPr>
          <w:rStyle w:val="VerbatimChar"/>
        </w:rPr>
        <w:t xml:space="preserve">    market_state = data.get_latest_market_snapshot()</w:t>
      </w:r>
      <w:r>
        <w:br/>
      </w:r>
      <w:r>
        <w:rPr>
          <w:rStyle w:val="VerbatimChar"/>
        </w:rPr>
        <w:t xml:space="preserve">    acct = schwab.get_account_with_positions(account_hash)</w:t>
      </w:r>
      <w:r>
        <w:br/>
      </w:r>
      <w:r>
        <w:br/>
      </w:r>
      <w:r>
        <w:rPr>
          <w:rStyle w:val="VerbatimChar"/>
        </w:rPr>
        <w:t xml:space="preserve">    targets = strategy.generate_targets(market_state, acct)</w:t>
      </w:r>
      <w:r>
        <w:br/>
      </w:r>
      <w:r>
        <w:br/>
      </w:r>
      <w:r>
        <w:rPr>
          <w:rStyle w:val="VerbatimChar"/>
        </w:rPr>
        <w:t xml:space="preserve">    orders = portfolio.diff_to_orders(acct.positions, targets)</w:t>
      </w:r>
      <w:r>
        <w:br/>
      </w:r>
      <w:r>
        <w:br/>
      </w:r>
      <w:r>
        <w:rPr>
          <w:rStyle w:val="VerbatimChar"/>
        </w:rPr>
        <w:t xml:space="preserve">    for order in orders:</w:t>
      </w:r>
      <w:r>
        <w:br/>
      </w:r>
      <w:r>
        <w:rPr>
          <w:rStyle w:val="VerbatimChar"/>
        </w:rPr>
        <w:t xml:space="preserve">        verdict = risk.check(order, acct, market_state)</w:t>
      </w:r>
      <w:r>
        <w:br/>
      </w:r>
      <w:r>
        <w:rPr>
          <w:rStyle w:val="VerbatimChar"/>
        </w:rPr>
        <w:t xml:space="preserve">        if verdict.reject:</w:t>
      </w:r>
      <w:r>
        <w:br/>
      </w:r>
      <w:r>
        <w:rPr>
          <w:rStyle w:val="VerbatimChar"/>
        </w:rPr>
        <w:t xml:space="preserve">            log.warn("risk_reject", order, verdict.reason)</w:t>
      </w:r>
      <w:r>
        <w:br/>
      </w:r>
      <w:r>
        <w:rPr>
          <w:rStyle w:val="VerbatimChar"/>
        </w:rPr>
        <w:t xml:space="preserve">            continue</w:t>
      </w:r>
      <w:r>
        <w:br/>
      </w:r>
      <w:r>
        <w:br/>
      </w:r>
      <w:r>
        <w:rPr>
          <w:rStyle w:val="VerbatimChar"/>
        </w:rPr>
        <w:t xml:space="preserve">        # Optional: preview to validate structure + estimate fees/impacts</w:t>
      </w:r>
      <w:r>
        <w:br/>
      </w:r>
      <w:r>
        <w:rPr>
          <w:rStyle w:val="VerbatimChar"/>
        </w:rPr>
        <w:t xml:space="preserve">        preview = schwab.preview_order(account_hash, order)</w:t>
      </w:r>
      <w:r>
        <w:br/>
      </w:r>
      <w:r>
        <w:rPr>
          <w:rStyle w:val="VerbatimChar"/>
        </w:rPr>
        <w:t xml:space="preserve">        if preview.invalid:</w:t>
      </w:r>
      <w:r>
        <w:br/>
      </w:r>
      <w:r>
        <w:rPr>
          <w:rStyle w:val="VerbatimChar"/>
        </w:rPr>
        <w:t xml:space="preserve">            log.error("preview_reject", order, preview.details)</w:t>
      </w:r>
      <w:r>
        <w:br/>
      </w:r>
      <w:r>
        <w:rPr>
          <w:rStyle w:val="VerbatimChar"/>
        </w:rPr>
        <w:t xml:space="preserve">            continue</w:t>
      </w:r>
      <w:r>
        <w:br/>
      </w:r>
      <w:r>
        <w:br/>
      </w:r>
      <w:r>
        <w:rPr>
          <w:rStyle w:val="VerbatimChar"/>
        </w:rPr>
        <w:t xml:space="preserve">        resp = schwab.place_order(account_hash, order)</w:t>
      </w:r>
      <w:r>
        <w:br/>
      </w:r>
      <w:r>
        <w:br/>
      </w:r>
      <w:r>
        <w:rPr>
          <w:rStyle w:val="VerbatimChar"/>
        </w:rPr>
        <w:t xml:space="preserve">        if resp.http_status in [429]:</w:t>
      </w:r>
      <w:r>
        <w:br/>
      </w:r>
      <w:r>
        <w:rPr>
          <w:rStyle w:val="VerbatimChar"/>
        </w:rPr>
        <w:t xml:space="preserve">            backoff_and_retry_with_jitter()</w:t>
      </w:r>
      <w:r>
        <w:br/>
      </w:r>
      <w:r>
        <w:rPr>
          <w:rStyle w:val="VerbatimChar"/>
        </w:rPr>
        <w:t xml:space="preserve">        elif resp.http_status not in [200, 201, 202]:</w:t>
      </w:r>
      <w:r>
        <w:br/>
      </w:r>
      <w:r>
        <w:rPr>
          <w:rStyle w:val="VerbatimChar"/>
        </w:rPr>
        <w:t xml:space="preserve">            alert("order_submit_failed", resp)</w:t>
      </w:r>
      <w:r>
        <w:br/>
      </w:r>
      <w:r>
        <w:rPr>
          <w:rStyle w:val="VerbatimChar"/>
        </w:rPr>
        <w:t xml:space="preserve">        else:</w:t>
      </w:r>
      <w:r>
        <w:br/>
      </w:r>
      <w:r>
        <w:rPr>
          <w:rStyle w:val="VerbatimChar"/>
        </w:rPr>
        <w:t xml:space="preserve">            record_order_submission(resp, order)</w:t>
      </w:r>
      <w:r>
        <w:br/>
      </w:r>
      <w:r>
        <w:br/>
      </w:r>
      <w:r>
        <w:rPr>
          <w:rStyle w:val="VerbatimChar"/>
        </w:rPr>
        <w:t xml:space="preserve">    reconcile_positions_and_orders()</w:t>
      </w:r>
    </w:p>
    <w:p>
      <w:pPr>
        <w:pStyle w:val="FirstParagraph"/>
      </w:pPr>
      <w:r>
        <w:t xml:space="preserve">This aligns with the existence of</w:t>
      </w:r>
      <w:r>
        <w:t xml:space="preserve"> </w:t>
      </w:r>
      <w:r>
        <w:rPr>
          <w:rStyle w:val="VerbatimChar"/>
        </w:rPr>
        <w:t xml:space="preserve">previewOrder</w:t>
      </w:r>
      <w:r>
        <w:t xml:space="preserve"> </w:t>
      </w:r>
      <w:r>
        <w:t xml:space="preserve">and per-account order endpoints in community trader API references.</w:t>
      </w:r>
      <w:r>
        <w:t xml:space="preserve"> </w:t>
      </w:r>
      <w:hyperlink r:id="rId26">
        <w:r>
          <w:rPr>
            <w:rStyle w:val="Hyperlink"/>
          </w:rPr>
          <w:t xml:space="preserve">[101]</w:t>
        </w:r>
      </w:hyperlink>
    </w:p>
    <w:bookmarkEnd w:id="98"/>
    <w:bookmarkStart w:id="99" w:name="deployment-model-high-roi-per-time"/>
    <w:p>
      <w:pPr>
        <w:pStyle w:val="Heading3"/>
      </w:pPr>
      <w:r>
        <w:t xml:space="preserve">Deployment model (high ROI per time)</w:t>
      </w:r>
    </w:p>
    <w:p>
      <w:pPr>
        <w:pStyle w:val="FirstParagraph"/>
      </w:pPr>
      <w:r>
        <w:t xml:space="preserve">For early-stage bots, the simplest reliable deployment is often:</w:t>
      </w:r>
      <w:r>
        <w:t xml:space="preserve"> </w:t>
      </w:r>
      <w:r>
        <w:t xml:space="preserve">- A single service running on a small VM/container with:</w:t>
      </w:r>
      <w:r>
        <w:t xml:space="preserve"> </w:t>
      </w:r>
      <w:r>
        <w:t xml:space="preserve">- encrypted secrets storage,</w:t>
      </w:r>
      <w:r>
        <w:t xml:space="preserve"> </w:t>
      </w:r>
      <w:r>
        <w:t xml:space="preserve">- strict file permissions for tokens,</w:t>
      </w:r>
      <w:r>
        <w:t xml:space="preserve"> </w:t>
      </w:r>
      <w:r>
        <w:t xml:space="preserve">- scheduled runs aligned to market hours,</w:t>
      </w:r>
      <w:r>
        <w:t xml:space="preserve"> </w:t>
      </w:r>
      <w:r>
        <w:t xml:space="preserve">- alerts to your phone/email/Discord.</w:t>
      </w:r>
    </w:p>
    <w:p>
      <w:pPr>
        <w:pStyle w:val="BodyText"/>
      </w:pPr>
      <w:r>
        <w:t xml:space="preserve">As complexity grows:</w:t>
      </w:r>
      <w:r>
        <w:t xml:space="preserve"> </w:t>
      </w:r>
      <w:r>
        <w:t xml:space="preserve">- Split into separate ingestion, strategy, and execution services.</w:t>
      </w:r>
      <w:r>
        <w:t xml:space="preserve"> </w:t>
      </w:r>
      <w:r>
        <w:t xml:space="preserve">- Use a message queue (or at least an append-only event log) so you can replay and audit decisions.</w:t>
      </w:r>
    </w:p>
    <w:bookmarkEnd w:id="99"/>
    <w:bookmarkEnd w:id="100"/>
    <w:bookmarkStart w:id="106" w:name="X0072f4196b72236c9ef6625140e481cca5dcdd7"/>
    <w:p>
      <w:pPr>
        <w:pStyle w:val="Heading2"/>
      </w:pPr>
      <w:r>
        <w:t xml:space="preserve">Implementation roadmap: prioritized experiments, MVP features, metrics, and iterative plan</w:t>
      </w:r>
    </w:p>
    <w:bookmarkStart w:id="101" w:name="X8ba765ab9f377995f8b7be3473ff78e3d27341d"/>
    <w:p>
      <w:pPr>
        <w:pStyle w:val="Heading3"/>
      </w:pPr>
      <w:r>
        <w:t xml:space="preserve">MVP definition (what must exist before “real money”)</w:t>
      </w:r>
    </w:p>
    <w:p>
      <w:pPr>
        <w:pStyle w:val="FirstParagraph"/>
      </w:pPr>
      <w:r>
        <w:t xml:space="preserve">MVP features that maximize ROI per dev time:</w:t>
      </w:r>
      <w:r>
        <w:t xml:space="preserve"> </w:t>
      </w:r>
      <w:r>
        <w:t xml:space="preserve">- OAuth login + robust token refresh + secure token storage (0600 perms).</w:t>
      </w:r>
      <w:r>
        <w:t xml:space="preserve"> </w:t>
      </w:r>
      <w:r>
        <w:t xml:space="preserve">- Account discovery and binding to an allowlisted account hash.</w:t>
      </w:r>
      <w:r>
        <w:t xml:space="preserve"> </w:t>
      </w:r>
      <w:r>
        <w:t xml:space="preserve">- Market-data fetch with caching + throttling.</w:t>
      </w:r>
      <w:r>
        <w:t xml:space="preserve"> </w:t>
      </w:r>
      <w:r>
        <w:t xml:space="preserve">- Order builder supporting at least market and limit orders; idempotency keys / deduplication.</w:t>
      </w:r>
      <w:r>
        <w:t xml:space="preserve"> </w:t>
      </w:r>
      <w:r>
        <w:t xml:space="preserve">- Preview + validation (where available).</w:t>
      </w:r>
      <w:r>
        <w:t xml:space="preserve"> </w:t>
      </w:r>
      <w:r>
        <w:t xml:space="preserve">- Pre-trade risk checks: max position, max order notional, max daily loss, kill switch.</w:t>
      </w:r>
      <w:r>
        <w:t xml:space="preserve"> </w:t>
      </w:r>
      <w:r>
        <w:t xml:space="preserve">- Post-trade reconciliation: compare broker-reported positions vs internal state.</w:t>
      </w:r>
      <w:r>
        <w:t xml:space="preserve"> </w:t>
      </w:r>
      <w:r>
        <w:t xml:space="preserve">- Observability: structured logs + error alerts.</w:t>
      </w:r>
    </w:p>
    <w:p>
      <w:pPr>
        <w:pStyle w:val="BodyText"/>
      </w:pPr>
      <w:r>
        <w:t xml:space="preserve">Many of these are emphasized in community Schwab client examples (token storage permissions, refresh cadence, rate limiting).</w:t>
      </w:r>
      <w:r>
        <w:t xml:space="preserve"> </w:t>
      </w:r>
      <w:hyperlink r:id="rId65">
        <w:r>
          <w:rPr>
            <w:rStyle w:val="Hyperlink"/>
          </w:rPr>
          <w:t xml:space="preserve">[102]</w:t>
        </w:r>
      </w:hyperlink>
    </w:p>
    <w:bookmarkEnd w:id="101"/>
    <w:bookmarkStart w:id="103" w:name="Xf9b129ccd1967d343a7599176165090e87858b6"/>
    <w:p>
      <w:pPr>
        <w:pStyle w:val="Heading3"/>
      </w:pPr>
      <w:r>
        <w:t xml:space="preserve">Prioritized roadmap table (estimated developer hours)</w:t>
      </w:r>
    </w:p>
    <w:p>
      <w:pPr>
        <w:pStyle w:val="FirstParagraph"/>
      </w:pPr>
      <w:r>
        <w:t xml:space="preserve">Estimates assume a solo developer, Python-first, and starting from scratch.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 experiment / build step</w:t>
            </w:r>
          </w:p>
        </w:tc>
        <w:tc>
          <w:tcPr/>
          <w:p>
            <w:pPr>
              <w:pStyle w:val="Compact"/>
            </w:pPr>
            <w:r>
              <w:t xml:space="preserve">Goal</w:t>
            </w:r>
          </w:p>
        </w:tc>
        <w:tc>
          <w:tcPr/>
          <w:p>
            <w:pPr>
              <w:pStyle w:val="Compact"/>
              <w:jc w:val="right"/>
            </w:pPr>
            <w:r>
              <w:t xml:space="preserve">Estimated dev hours</w:t>
            </w:r>
          </w:p>
        </w:tc>
        <w:tc>
          <w:tcPr/>
          <w:p>
            <w:pPr>
              <w:pStyle w:val="Compact"/>
            </w:pPr>
            <w:r>
              <w:t xml:space="preserve">Key dependencies</w:t>
            </w:r>
          </w:p>
        </w:tc>
        <w:tc>
          <w:tcPr/>
          <w:p>
            <w:pPr>
              <w:pStyle w:val="Compact"/>
            </w:pPr>
            <w:r>
              <w:t xml:space="preserve">“Go / no-go” metrics</w:t>
            </w:r>
          </w:p>
        </w:tc>
      </w:tr>
      <w:tr>
        <w:tc>
          <w:tcPr/>
          <w:p>
            <w:pPr>
              <w:pStyle w:val="Compact"/>
            </w:pPr>
            <w:r>
              <w:t xml:space="preserve">Schwab auth + token refresh hardening</w:t>
            </w:r>
          </w:p>
        </w:tc>
        <w:tc>
          <w:tcPr/>
          <w:p>
            <w:pPr>
              <w:pStyle w:val="Compact"/>
            </w:pPr>
            <w:r>
              <w:t xml:space="preserve">Stable connectivity without manual babysitting</w:t>
            </w:r>
          </w:p>
        </w:tc>
        <w:tc>
          <w:tcPr/>
          <w:p>
            <w:pPr>
              <w:pStyle w:val="Compact"/>
              <w:jc w:val="right"/>
            </w:pPr>
            <w:r>
              <w:t xml:space="preserve">10–25</w:t>
            </w:r>
          </w:p>
        </w:tc>
        <w:tc>
          <w:tcPr/>
          <w:p>
            <w:pPr>
              <w:pStyle w:val="Compact"/>
            </w:pPr>
            <w:r>
              <w:t xml:space="preserve">OAuth authorize flow and secure local HTTPS callback patterns</w:t>
            </w:r>
            <w:r>
              <w:t xml:space="preserve"> </w:t>
            </w:r>
            <w:hyperlink r:id="rId21">
              <w:r>
                <w:rPr>
                  <w:rStyle w:val="Hyperlink"/>
                </w:rPr>
                <w:t xml:space="preserve">[103]</w:t>
              </w:r>
            </w:hyperlink>
          </w:p>
        </w:tc>
        <w:tc>
          <w:tcPr/>
          <w:p>
            <w:pPr>
              <w:pStyle w:val="Compact"/>
            </w:pPr>
            <w:r>
              <w:t xml:space="preserve">Zero unexpected auth failures over 2 weeks; clean token rotation</w:t>
            </w:r>
          </w:p>
        </w:tc>
      </w:tr>
      <w:tr>
        <w:tc>
          <w:tcPr/>
          <w:p>
            <w:pPr>
              <w:pStyle w:val="Compact"/>
            </w:pPr>
            <w:r>
              <w:t xml:space="preserve">Market data ingestion + cache</w:t>
            </w:r>
          </w:p>
        </w:tc>
        <w:tc>
          <w:tcPr/>
          <w:p>
            <w:pPr>
              <w:pStyle w:val="Compact"/>
            </w:pPr>
            <w:r>
              <w:t xml:space="preserve">Reliable candles/quotes for a small universe</w:t>
            </w:r>
          </w:p>
        </w:tc>
        <w:tc>
          <w:tcPr/>
          <w:p>
            <w:pPr>
              <w:pStyle w:val="Compact"/>
              <w:jc w:val="right"/>
            </w:pPr>
            <w:r>
              <w:t xml:space="preserve">10–25</w:t>
            </w:r>
          </w:p>
        </w:tc>
        <w:tc>
          <w:tcPr/>
          <w:p>
            <w:pPr>
              <w:pStyle w:val="Compact"/>
            </w:pPr>
            <w:r>
              <w:t xml:space="preserve">Market data endpoints list; rate limiting behavior</w:t>
            </w:r>
            <w:r>
              <w:t xml:space="preserve"> </w:t>
            </w:r>
            <w:hyperlink r:id="rId21">
              <w:r>
                <w:rPr>
                  <w:rStyle w:val="Hyperlink"/>
                </w:rPr>
                <w:t xml:space="preserve">[104]</w:t>
              </w:r>
            </w:hyperlink>
          </w:p>
        </w:tc>
        <w:tc>
          <w:tcPr/>
          <w:p>
            <w:pPr>
              <w:pStyle w:val="Compact"/>
            </w:pPr>
            <w:r>
              <w:t xml:space="preserve">&lt;1% failed fetches; predictable latency; no 429 storms</w:t>
            </w:r>
          </w:p>
        </w:tc>
      </w:tr>
      <w:tr>
        <w:tc>
          <w:tcPr/>
          <w:p>
            <w:pPr>
              <w:pStyle w:val="Compact"/>
            </w:pPr>
            <w:r>
              <w:t xml:space="preserve">Execution module v1 (equities)</w:t>
            </w:r>
          </w:p>
        </w:tc>
        <w:tc>
          <w:tcPr/>
          <w:p>
            <w:pPr>
              <w:pStyle w:val="Compact"/>
            </w:pPr>
            <w:r>
              <w:t xml:space="preserve">Place/replace/cancel with reconciliation</w:t>
            </w:r>
          </w:p>
        </w:tc>
        <w:tc>
          <w:tcPr/>
          <w:p>
            <w:pPr>
              <w:pStyle w:val="Compact"/>
              <w:jc w:val="right"/>
            </w:pPr>
            <w:r>
              <w:t xml:space="preserve">20–45</w:t>
            </w:r>
          </w:p>
        </w:tc>
        <w:tc>
          <w:tcPr/>
          <w:p>
            <w:pPr>
              <w:pStyle w:val="Compact"/>
            </w:pPr>
            <w:r>
              <w:t xml:space="preserve">Trader endpoints; order payload patterns</w:t>
            </w:r>
            <w:r>
              <w:t xml:space="preserve"> </w:t>
            </w:r>
            <w:hyperlink r:id="rId26">
              <w:r>
                <w:rPr>
                  <w:rStyle w:val="Hyperlink"/>
                </w:rPr>
                <w:t xml:space="preserve">[105]</w:t>
              </w:r>
            </w:hyperlink>
          </w:p>
        </w:tc>
        <w:tc>
          <w:tcPr/>
          <w:p>
            <w:pPr>
              <w:pStyle w:val="Compact"/>
            </w:pPr>
            <w:r>
              <w:t xml:space="preserve">0 duplicate orders; all orders reconciled; reject reasons logged</w:t>
            </w:r>
          </w:p>
        </w:tc>
      </w:tr>
      <w:tr>
        <w:tc>
          <w:tcPr/>
          <w:p>
            <w:pPr>
              <w:pStyle w:val="Compact"/>
            </w:pPr>
            <w:r>
              <w:t xml:space="preserve">Risk engine v1</w:t>
            </w:r>
          </w:p>
        </w:tc>
        <w:tc>
          <w:tcPr/>
          <w:p>
            <w:pPr>
              <w:pStyle w:val="Compact"/>
            </w:pPr>
            <w:r>
              <w:t xml:space="preserve">Prevent catastrophic mistakes</w:t>
            </w:r>
          </w:p>
        </w:tc>
        <w:tc>
          <w:tcPr/>
          <w:p>
            <w:pPr>
              <w:pStyle w:val="Compact"/>
              <w:jc w:val="right"/>
            </w:pPr>
            <w:r>
              <w:t xml:space="preserve">15–35</w:t>
            </w:r>
          </w:p>
        </w:tc>
        <w:tc>
          <w:tcPr/>
          <w:p>
            <w:pPr>
              <w:pStyle w:val="Compact"/>
            </w:pPr>
            <w:r>
              <w:t xml:space="preserve">Account balances/positions; margin awareness</w:t>
            </w:r>
            <w:r>
              <w:t xml:space="preserve"> </w:t>
            </w:r>
            <w:hyperlink r:id="rId26">
              <w:r>
                <w:rPr>
                  <w:rStyle w:val="Hyperlink"/>
                </w:rPr>
                <w:t xml:space="preserve">[106]</w:t>
              </w:r>
            </w:hyperlink>
          </w:p>
        </w:tc>
        <w:tc>
          <w:tcPr/>
          <w:p>
            <w:pPr>
              <w:pStyle w:val="Compact"/>
            </w:pPr>
            <w:r>
              <w:t xml:space="preserve">Max-loss &amp; max-position constraints verifiably enforced</w:t>
            </w:r>
          </w:p>
        </w:tc>
      </w:tr>
      <w:tr>
        <w:tc>
          <w:tcPr/>
          <w:p>
            <w:pPr>
              <w:pStyle w:val="Compact"/>
            </w:pPr>
            <w:r>
              <w:t xml:space="preserve">Backtest harness v1 (daily bars)</w:t>
            </w:r>
          </w:p>
        </w:tc>
        <w:tc>
          <w:tcPr/>
          <w:p>
            <w:pPr>
              <w:pStyle w:val="Compact"/>
            </w:pPr>
            <w:r>
              <w:t xml:space="preserve">Fast iteration on strategy ideas</w:t>
            </w:r>
          </w:p>
        </w:tc>
        <w:tc>
          <w:tcPr/>
          <w:p>
            <w:pPr>
              <w:pStyle w:val="Compact"/>
              <w:jc w:val="right"/>
            </w:pPr>
            <w:r>
              <w:t xml:space="preserve">20–60</w:t>
            </w:r>
          </w:p>
        </w:tc>
        <w:tc>
          <w:tcPr/>
          <w:p>
            <w:pPr>
              <w:pStyle w:val="Compact"/>
            </w:pPr>
            <w:r>
              <w:t xml:space="preserve">VectorBT/Backtrader/LEAN selection</w:t>
            </w:r>
            <w:r>
              <w:t xml:space="preserve"> </w:t>
            </w:r>
            <w:hyperlink r:id="rId82">
              <w:r>
                <w:rPr>
                  <w:rStyle w:val="Hyperlink"/>
                </w:rPr>
                <w:t xml:space="preserve">[107]</w:t>
              </w:r>
            </w:hyperlink>
          </w:p>
        </w:tc>
        <w:tc>
          <w:tcPr/>
          <w:p>
            <w:pPr>
              <w:pStyle w:val="Compact"/>
            </w:pPr>
            <w:r>
              <w:t xml:space="preserve">Reproducible results; slippage/fees modeled; walk-forward reports</w:t>
            </w:r>
          </w:p>
        </w:tc>
      </w:tr>
      <w:tr>
        <w:tc>
          <w:tcPr/>
          <w:p>
            <w:pPr>
              <w:pStyle w:val="Compact"/>
            </w:pPr>
            <w:r>
              <w:t xml:space="preserve">Strategy 1: daily trend-following ETFs</w:t>
            </w:r>
          </w:p>
        </w:tc>
        <w:tc>
          <w:tcPr/>
          <w:p>
            <w:pPr>
              <w:pStyle w:val="Compact"/>
            </w:pPr>
            <w:r>
              <w:t xml:space="preserve">First live candidate with low operational complexity</w:t>
            </w:r>
          </w:p>
        </w:tc>
        <w:tc>
          <w:tcPr/>
          <w:p>
            <w:pPr>
              <w:pStyle w:val="Compact"/>
              <w:jc w:val="right"/>
            </w:pPr>
            <w:r>
              <w:t xml:space="preserve">15–40</w:t>
            </w:r>
          </w:p>
        </w:tc>
        <w:tc>
          <w:tcPr/>
          <w:p>
            <w:pPr>
              <w:pStyle w:val="Compact"/>
            </w:pPr>
            <w:r>
              <w:t xml:space="preserve">Daily OHLCV; order types; fee model</w:t>
            </w:r>
            <w:r>
              <w:t xml:space="preserve"> </w:t>
            </w:r>
            <w:hyperlink r:id="rId28">
              <w:r>
                <w:rPr>
                  <w:rStyle w:val="Hyperlink"/>
                </w:rPr>
                <w:t xml:space="preserve">[83]</w:t>
              </w:r>
            </w:hyperlink>
          </w:p>
        </w:tc>
        <w:tc>
          <w:tcPr/>
          <w:p>
            <w:pPr>
              <w:pStyle w:val="Compact"/>
            </w:pPr>
            <w:r>
              <w:t xml:space="preserve">Positive out-of-sample expectancy; controlled drawdowns; stable turnover</w:t>
            </w:r>
          </w:p>
        </w:tc>
      </w:tr>
      <w:tr>
        <w:tc>
          <w:tcPr/>
          <w:p>
            <w:pPr>
              <w:pStyle w:val="Compact"/>
            </w:pPr>
            <w:r>
              <w:t xml:space="preserve">Strategy 2: cross-sectional momentum rotation</w:t>
            </w:r>
          </w:p>
        </w:tc>
        <w:tc>
          <w:tcPr/>
          <w:p>
            <w:pPr>
              <w:pStyle w:val="Compact"/>
            </w:pPr>
            <w:r>
              <w:t xml:space="preserve">Improve returns vs single-asset trend</w:t>
            </w:r>
          </w:p>
        </w:tc>
        <w:tc>
          <w:tcPr/>
          <w:p>
            <w:pPr>
              <w:pStyle w:val="Compact"/>
              <w:jc w:val="right"/>
            </w:pPr>
            <w:r>
              <w:t xml:space="preserve">25–70</w:t>
            </w:r>
          </w:p>
        </w:tc>
        <w:tc>
          <w:tcPr/>
          <w:p>
            <w:pPr>
              <w:pStyle w:val="Compact"/>
            </w:pPr>
            <w:r>
              <w:t xml:space="preserve">Universe data + rebalancing logic; transaction-cost modeling</w:t>
            </w:r>
            <w:r>
              <w:t xml:space="preserve"> </w:t>
            </w:r>
            <w:hyperlink r:id="rId102">
              <w:r>
                <w:rPr>
                  <w:rStyle w:val="Hyperlink"/>
                </w:rPr>
                <w:t xml:space="preserve">[108]</w:t>
              </w:r>
            </w:hyperlink>
          </w:p>
        </w:tc>
        <w:tc>
          <w:tcPr/>
          <w:p>
            <w:pPr>
              <w:pStyle w:val="Compact"/>
            </w:pPr>
            <w:r>
              <w:t xml:space="preserve">Robustness across folds; turnover within constraints</w:t>
            </w:r>
          </w:p>
        </w:tc>
      </w:tr>
      <w:tr>
        <w:tc>
          <w:tcPr/>
          <w:p>
            <w:pPr>
              <w:pStyle w:val="Compact"/>
            </w:pPr>
            <w:r>
              <w:t xml:space="preserve">Add macro regime filter</w:t>
            </w:r>
          </w:p>
        </w:tc>
        <w:tc>
          <w:tcPr/>
          <w:p>
            <w:pPr>
              <w:pStyle w:val="Compact"/>
            </w:pPr>
            <w:r>
              <w:t xml:space="preserve">Reduce large drawdowns in adverse regimes</w:t>
            </w:r>
          </w:p>
        </w:tc>
        <w:tc>
          <w:tcPr/>
          <w:p>
            <w:pPr>
              <w:pStyle w:val="Compact"/>
              <w:jc w:val="right"/>
            </w:pPr>
            <w:r>
              <w:t xml:space="preserve">15–40</w:t>
            </w:r>
          </w:p>
        </w:tc>
        <w:tc>
          <w:tcPr/>
          <w:p>
            <w:pPr>
              <w:pStyle w:val="Compact"/>
            </w:pPr>
            <w:r>
              <w:t xml:space="preserve">FRED/BLS/BEA data ingestion</w:t>
            </w:r>
            <w:r>
              <w:t xml:space="preserve"> </w:t>
            </w:r>
            <w:hyperlink r:id="rId64">
              <w:r>
                <w:rPr>
                  <w:rStyle w:val="Hyperlink"/>
                </w:rPr>
                <w:t xml:space="preserve">[109]</w:t>
              </w:r>
            </w:hyperlink>
          </w:p>
        </w:tc>
        <w:tc>
          <w:tcPr/>
          <w:p>
            <w:pPr>
              <w:pStyle w:val="Compact"/>
            </w:pPr>
            <w:r>
              <w:t xml:space="preserve">Better Calmar / drawdown stats without killing CAGR</w:t>
            </w:r>
          </w:p>
        </w:tc>
      </w:tr>
      <w:tr>
        <w:tc>
          <w:tcPr/>
          <w:p>
            <w:pPr>
              <w:pStyle w:val="Compact"/>
            </w:pPr>
            <w:r>
              <w:t xml:space="preserve">Paper trading / shadow mode</w:t>
            </w:r>
          </w:p>
        </w:tc>
        <w:tc>
          <w:tcPr/>
          <w:p>
            <w:pPr>
              <w:pStyle w:val="Compact"/>
            </w:pPr>
            <w:r>
              <w:t xml:space="preserve">Validate live data + execution without risk</w:t>
            </w:r>
          </w:p>
        </w:tc>
        <w:tc>
          <w:tcPr/>
          <w:p>
            <w:pPr>
              <w:pStyle w:val="Compact"/>
              <w:jc w:val="right"/>
            </w:pPr>
            <w:r>
              <w:t xml:space="preserve">10–30</w:t>
            </w:r>
          </w:p>
        </w:tc>
        <w:tc>
          <w:tcPr/>
          <w:p>
            <w:pPr>
              <w:pStyle w:val="Compact"/>
            </w:pPr>
            <w:r>
              <w:t xml:space="preserve">Internal “paper broker” or external sandbox (optional)</w:t>
            </w:r>
            <w:r>
              <w:t xml:space="preserve"> </w:t>
            </w:r>
            <w:hyperlink r:id="rId55">
              <w:r>
                <w:rPr>
                  <w:rStyle w:val="Hyperlink"/>
                </w:rPr>
                <w:t xml:space="preserve">[110]</w:t>
              </w:r>
            </w:hyperlink>
          </w:p>
        </w:tc>
        <w:tc>
          <w:tcPr/>
          <w:p>
            <w:pPr>
              <w:pStyle w:val="Compact"/>
            </w:pPr>
            <w:r>
              <w:t xml:space="preserve">Live vs paper divergence understood; clean ops runbook</w:t>
            </w:r>
          </w:p>
        </w:tc>
      </w:tr>
      <w:tr>
        <w:tc>
          <w:tcPr/>
          <w:p>
            <w:pPr>
              <w:pStyle w:val="Compact"/>
            </w:pPr>
            <w:r>
              <w:t xml:space="preserve">Options module (defined-risk spreads)</w:t>
            </w:r>
          </w:p>
        </w:tc>
        <w:tc>
          <w:tcPr/>
          <w:p>
            <w:pPr>
              <w:pStyle w:val="Compact"/>
            </w:pPr>
            <w:r>
              <w:t xml:space="preserve">If/when you want convex payout shaping</w:t>
            </w:r>
          </w:p>
        </w:tc>
        <w:tc>
          <w:tcPr/>
          <w:p>
            <w:pPr>
              <w:pStyle w:val="Compact"/>
              <w:jc w:val="right"/>
            </w:pPr>
            <w:r>
              <w:t xml:space="preserve">60–150</w:t>
            </w:r>
          </w:p>
        </w:tc>
        <w:tc>
          <w:tcPr/>
          <w:p>
            <w:pPr>
              <w:pStyle w:val="Compact"/>
            </w:pPr>
            <w:r>
              <w:t xml:space="preserve">Option chain/greeks; fees; assignment risk understanding</w:t>
            </w:r>
            <w:r>
              <w:t xml:space="preserve"> </w:t>
            </w:r>
            <w:hyperlink r:id="rId27">
              <w:r>
                <w:rPr>
                  <w:rStyle w:val="Hyperlink"/>
                </w:rPr>
                <w:t xml:space="preserve">[111]</w:t>
              </w:r>
            </w:hyperlink>
          </w:p>
        </w:tc>
        <w:tc>
          <w:tcPr/>
          <w:p>
            <w:pPr>
              <w:pStyle w:val="Compact"/>
            </w:pPr>
            <w:r>
              <w:t xml:space="preserve">Stress tests passed; assignment behavior handled; no surprise exposures</w:t>
            </w:r>
          </w:p>
        </w:tc>
      </w:tr>
    </w:tbl>
    <w:bookmarkEnd w:id="103"/>
    <w:bookmarkStart w:id="104" w:name="iterative-improvement-workflow"/>
    <w:p>
      <w:pPr>
        <w:pStyle w:val="Heading3"/>
      </w:pPr>
      <w:r>
        <w:t xml:space="preserve">Iterative improvement workflow</w:t>
      </w:r>
    </w:p>
    <w:p>
      <w:pPr>
        <w:pStyle w:val="FirstParagraph"/>
      </w:pPr>
      <w:r>
        <w:t xml:space="preserve">Mermaid workflow diagram:</w:t>
      </w:r>
    </w:p>
    <w:p>
      <w:pPr>
        <w:pStyle w:val="SourceCode"/>
      </w:pPr>
      <w:r>
        <w:rPr>
          <w:rStyle w:val="VerbatimChar"/>
        </w:rPr>
        <w:t xml:space="preserve">flowchart TD</w:t>
      </w:r>
      <w:r>
        <w:br/>
      </w:r>
      <w:r>
        <w:rPr>
          <w:rStyle w:val="VerbatimChar"/>
        </w:rPr>
        <w:t xml:space="preserve">  A[Hypothesis + Strategy Spec] --&gt; B[Backtest w/ realistic costs]</w:t>
      </w:r>
      <w:r>
        <w:br/>
      </w:r>
      <w:r>
        <w:rPr>
          <w:rStyle w:val="VerbatimChar"/>
        </w:rPr>
        <w:t xml:space="preserve">  B --&gt; C{Walk-forward holds up?}</w:t>
      </w:r>
      <w:r>
        <w:br/>
      </w:r>
      <w:r>
        <w:rPr>
          <w:rStyle w:val="VerbatimChar"/>
        </w:rPr>
        <w:t xml:space="preserve">  C -- No --&gt; A</w:t>
      </w:r>
      <w:r>
        <w:br/>
      </w:r>
      <w:r>
        <w:rPr>
          <w:rStyle w:val="VerbatimChar"/>
        </w:rPr>
        <w:t xml:space="preserve">  C -- Yes --&gt; D[Paper / Shadow Trading]</w:t>
      </w:r>
      <w:r>
        <w:br/>
      </w:r>
      <w:r>
        <w:rPr>
          <w:rStyle w:val="VerbatimChar"/>
        </w:rPr>
        <w:t xml:space="preserve">  D --&gt; E{Live metrics stable?}</w:t>
      </w:r>
      <w:r>
        <w:br/>
      </w:r>
      <w:r>
        <w:rPr>
          <w:rStyle w:val="VerbatimChar"/>
        </w:rPr>
        <w:t xml:space="preserve">  E -- No --&gt; F[Debug: data, execution, risk]</w:t>
      </w:r>
      <w:r>
        <w:br/>
      </w:r>
      <w:r>
        <w:rPr>
          <w:rStyle w:val="VerbatimChar"/>
        </w:rPr>
        <w:t xml:space="preserve">  F --&gt; D</w:t>
      </w:r>
      <w:r>
        <w:br/>
      </w:r>
      <w:r>
        <w:rPr>
          <w:rStyle w:val="VerbatimChar"/>
        </w:rPr>
        <w:t xml:space="preserve">  E -- Yes --&gt; G[Small-capital live]</w:t>
      </w:r>
      <w:r>
        <w:br/>
      </w:r>
      <w:r>
        <w:rPr>
          <w:rStyle w:val="VerbatimChar"/>
        </w:rPr>
        <w:t xml:space="preserve">  G --&gt; H[Scale exposure gradually\n(vol targeting + drawdown caps)]</w:t>
      </w:r>
      <w:r>
        <w:br/>
      </w:r>
      <w:r>
        <w:rPr>
          <w:rStyle w:val="VerbatimChar"/>
        </w:rPr>
        <w:t xml:space="preserve">  H --&gt; I[Periodic review\n(regime checks, drift, retraining)]</w:t>
      </w:r>
      <w:r>
        <w:br/>
      </w:r>
      <w:r>
        <w:rPr>
          <w:rStyle w:val="VerbatimChar"/>
        </w:rPr>
        <w:t xml:space="preserve">  I --&gt; A</w:t>
      </w:r>
    </w:p>
    <w:bookmarkEnd w:id="104"/>
    <w:bookmarkStart w:id="105" w:name="X2428106c906619cdd3cde8b886eb909f548f3c6"/>
    <w:p>
      <w:pPr>
        <w:pStyle w:val="Heading3"/>
      </w:pPr>
      <w:r>
        <w:t xml:space="preserve">Minimal metrics dashboard (what to monitor continuously)</w:t>
      </w:r>
    </w:p>
    <w:p>
      <w:pPr>
        <w:pStyle w:val="FirstParagraph"/>
      </w:pPr>
      <w:r>
        <w:t xml:space="preserve">Operational:</w:t>
      </w:r>
      <w:r>
        <w:t xml:space="preserve"> </w:t>
      </w:r>
      <w:r>
        <w:t xml:space="preserve">- 401/403 auth errors, token refresh events</w:t>
      </w:r>
      <w:r>
        <w:t xml:space="preserve"> </w:t>
      </w:r>
      <w:r>
        <w:t xml:space="preserve">- 429 rate-limit events; retry counts</w:t>
      </w:r>
      <w:r>
        <w:t xml:space="preserve"> </w:t>
      </w:r>
      <w:r>
        <w:t xml:space="preserve">- Order rejects by reason; preview rejects</w:t>
      </w:r>
      <w:r>
        <w:t xml:space="preserve"> </w:t>
      </w:r>
      <w:r>
        <w:t xml:space="preserve">- Broker-vs-internal position drift</w:t>
      </w:r>
      <w:r>
        <w:t xml:space="preserve"> </w:t>
      </w:r>
      <w:r>
        <w:t xml:space="preserve">- Missed schedules / job failures</w:t>
      </w:r>
    </w:p>
    <w:p>
      <w:pPr>
        <w:pStyle w:val="BodyText"/>
      </w:pPr>
      <w:r>
        <w:t xml:space="preserve">Trading:</w:t>
      </w:r>
      <w:r>
        <w:t xml:space="preserve"> </w:t>
      </w:r>
      <w:r>
        <w:t xml:space="preserve">- Daily P&amp;L, rolling drawdown, volatility, exposure</w:t>
      </w:r>
      <w:r>
        <w:t xml:space="preserve"> </w:t>
      </w:r>
      <w:r>
        <w:t xml:space="preserve">- Slippage vs mid (for market orders)</w:t>
      </w:r>
      <w:r>
        <w:t xml:space="preserve"> </w:t>
      </w:r>
      <w:r>
        <w:t xml:space="preserve">- Turnover and realized fees (especially options contract fees)</w:t>
      </w:r>
      <w:r>
        <w:t xml:space="preserve"> </w:t>
      </w:r>
      <w:hyperlink r:id="rId42">
        <w:r>
          <w:rPr>
            <w:rStyle w:val="Hyperlink"/>
          </w:rPr>
          <w:t xml:space="preserve">[112]</w:t>
        </w:r>
      </w:hyperlink>
    </w:p>
    <w:p>
      <w:r>
        <w:pict>
          <v:rect style="width:0;height:1.5pt" o:hralign="center" o:hrstd="t" o:hr="t"/>
        </w:pict>
      </w:r>
    </w:p>
    <w:p>
      <w:pPr>
        <w:pStyle w:val="FirstParagraph"/>
      </w:pPr>
      <w:r>
        <w:rPr>
          <w:b/>
          <w:bCs/>
        </w:rPr>
        <w:t xml:space="preserve">Bottom line:</w:t>
      </w:r>
      <w:r>
        <w:t xml:space="preserve"> </w:t>
      </w:r>
      <w:r>
        <w:t xml:space="preserve">A Schwab-execution bot can be built with a clean separation of market data, strategy logic, and execution/risk. The best path to maximizing ROI per developer time is to first build</w:t>
      </w:r>
      <w:r>
        <w:t xml:space="preserve"> </w:t>
      </w:r>
      <w:r>
        <w:rPr>
          <w:b/>
          <w:bCs/>
        </w:rPr>
        <w:t xml:space="preserve">robust plumbing and guardrails</w:t>
      </w:r>
      <w:r>
        <w:t xml:space="preserve">, then deploy</w:t>
      </w:r>
      <w:r>
        <w:t xml:space="preserve"> </w:t>
      </w:r>
      <w:r>
        <w:rPr>
          <w:b/>
          <w:bCs/>
        </w:rPr>
        <w:t xml:space="preserve">simple low-frequency strategies</w:t>
      </w:r>
      <w:r>
        <w:t xml:space="preserve">, and only then expand toward higher-complexity strategy classes that require more data quality and more careful anti-overfitting methodology.</w:t>
      </w:r>
      <w:r>
        <w:t xml:space="preserve"> </w:t>
      </w:r>
      <w:ins w:id="6" w:author="Claude" w:date="2026-04-03T20:45:00Z">
        <w:r>
          <w:t xml:space="preserve"> For a 10× target, the concrete two-point prescription is: (1) add a disciplined VRP sleeve on liquid index ETFs once controls are proven, and (2) size each strategy with fractional Kelly instead of fixed heuristics. This directly improves geometric growth potential while keeping drawdowns survivable.</w:t>
        </w:r>
      </w:ins>
      <w:hyperlink r:id="rId21">
        <w:r>
          <w:rPr>
            <w:rStyle w:val="Hyperlink"/>
          </w:rPr>
          <w:t xml:space="preserve">[113]</w:t>
        </w:r>
      </w:hyperlink>
    </w:p>
    <w:bookmarkEnd w:id="105"/>
    <w:bookmarkEnd w:id="106"/>
    <w:bookmarkEnd w:id="107"/>
    <w:bookmarkEnd w:id="108"/>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[17]</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[43]</w:t>
        </w:r>
      </w:hyperlink>
      <w:r>
        <w:t xml:space="preserve"> </w:t>
      </w:r>
      <w:hyperlink r:id="rId21">
        <w:r>
          <w:rPr>
            <w:rStyle w:val="Hyperlink"/>
          </w:rPr>
          <w:t xml:space="preserve">[103]</w:t>
        </w:r>
      </w:hyperlink>
      <w:r>
        <w:t xml:space="preserve"> </w:t>
      </w:r>
      <w:hyperlink r:id="rId21">
        <w:r>
          <w:rPr>
            <w:rStyle w:val="Hyperlink"/>
          </w:rPr>
          <w:t xml:space="preserve">[104]</w:t>
        </w:r>
      </w:hyperlink>
      <w:r>
        <w:t xml:space="preserve"> </w:t>
      </w:r>
      <w:hyperlink r:id="rId21">
        <w:r>
          <w:rPr>
            <w:rStyle w:val="Hyperlink"/>
          </w:rPr>
          <w:t xml:space="preserve">[113]</w:t>
        </w:r>
      </w:hyperlink>
      <w:r>
        <w:t xml:space="preserve"> </w:t>
      </w:r>
      <w:r>
        <w:t xml:space="preserve">GitHub - kebroad/schwab-market-data-production-go · GitHub</w:t>
      </w:r>
    </w:p>
    <w:p>
      <w:pPr>
        <w:pStyle w:val="BodyText"/>
      </w:pPr>
      <w:hyperlink r:id="rId21">
        <w:r>
          <w:rPr>
            <w:rStyle w:val="Hyperlink"/>
          </w:rPr>
          <w:t xml:space="preserve">https://github.com/kebroad/schwab-market-data-production-go</w:t>
        </w:r>
      </w:hyperlink>
    </w:p>
    <w:p>
      <w:pPr>
        <w:pStyle w:val="BodyText"/>
      </w:pPr>
      <w:hyperlink r:id="rId22">
        <w:r>
          <w:rPr>
            <w:rStyle w:val="Hyperlink"/>
          </w:rPr>
          <w:t xml:space="preserve">[2]</w:t>
        </w:r>
      </w:hyperlink>
      <w:r>
        <w:t xml:space="preserve"> </w:t>
      </w:r>
      <w:hyperlink r:id="rId22">
        <w:r>
          <w:rPr>
            <w:rStyle w:val="Hyperlink"/>
          </w:rPr>
          <w:t xml:space="preserve">[37]</w:t>
        </w:r>
      </w:hyperlink>
      <w:r>
        <w:t xml:space="preserve"> </w:t>
      </w:r>
      <w:hyperlink r:id="rId22">
        <w:r>
          <w:rPr>
            <w:rStyle w:val="Hyperlink"/>
          </w:rPr>
          <w:t xml:space="preserve">[52]</w:t>
        </w:r>
      </w:hyperlink>
      <w:r>
        <w:t xml:space="preserve"> </w:t>
      </w:r>
      <w:hyperlink r:id="rId22">
        <w:r>
          <w:rPr>
            <w:rStyle w:val="Hyperlink"/>
          </w:rPr>
          <w:t xml:space="preserve">[55]</w:t>
        </w:r>
      </w:hyperlink>
      <w:r>
        <w:t xml:space="preserve"> </w:t>
      </w:r>
      <w:r>
        <w:t xml:space="preserve">https://www.sec.gov/about/reports-publications/investorpubsdaytipshtm</w:t>
      </w:r>
    </w:p>
    <w:p>
      <w:pPr>
        <w:pStyle w:val="BodyText"/>
      </w:pPr>
      <w:hyperlink r:id="rId22">
        <w:r>
          <w:rPr>
            <w:rStyle w:val="Hyperlink"/>
          </w:rPr>
          <w:t xml:space="preserve">https://www.sec.gov/about/reports-publications/investorpubsdaytipshtm</w:t>
        </w:r>
      </w:hyperlink>
    </w:p>
    <w:p>
      <w:pPr>
        <w:pStyle w:val="BodyText"/>
      </w:pPr>
      <w:hyperlink r:id="rId23">
        <w:r>
          <w:rPr>
            <w:rStyle w:val="Hyperlink"/>
          </w:rPr>
          <w:t xml:space="preserve">[3]</w:t>
        </w:r>
      </w:hyperlink>
      <w:r>
        <w:t xml:space="preserve"> </w:t>
      </w:r>
      <w:hyperlink r:id="rId23">
        <w:r>
          <w:rPr>
            <w:rStyle w:val="Hyperlink"/>
          </w:rPr>
          <w:t xml:space="preserve">[82]</w:t>
        </w:r>
      </w:hyperlink>
      <w:r>
        <w:t xml:space="preserve"> </w:t>
      </w:r>
      <w:hyperlink r:id="rId23">
        <w:r>
          <w:rPr>
            <w:rStyle w:val="Hyperlink"/>
          </w:rPr>
          <w:t xml:space="preserve">[86]</w:t>
        </w:r>
      </w:hyperlink>
      <w:r>
        <w:t xml:space="preserve"> </w:t>
      </w:r>
      <w:r>
        <w:t xml:space="preserve">THE PROBABILITY OF BACKTEST OVERFITTING</w:t>
      </w:r>
    </w:p>
    <w:p>
      <w:pPr>
        <w:pStyle w:val="BodyText"/>
      </w:pPr>
      <w:hyperlink r:id="rId23">
        <w:r>
          <w:rPr>
            <w:rStyle w:val="Hyperlink"/>
          </w:rPr>
          <w:t xml:space="preserve">https://www.davidhbailey.com/dhbpapers/backtest-prob.pdf?utm_source=chatgpt.com</w:t>
        </w:r>
      </w:hyperlink>
    </w:p>
    <w:p>
      <w:pPr>
        <w:pStyle w:val="BodyText"/>
      </w:pPr>
      <w:hyperlink r:id="rId24">
        <w:r>
          <w:rPr>
            <w:rStyle w:val="Hyperlink"/>
          </w:rPr>
          <w:t xml:space="preserve">[4]</w:t>
        </w:r>
      </w:hyperlink>
      <w:r>
        <w:t xml:space="preserve"> </w:t>
      </w:r>
      <w:hyperlink r:id="rId24">
        <w:r>
          <w:rPr>
            <w:rStyle w:val="Hyperlink"/>
          </w:rPr>
          <w:t xml:space="preserve">[19]</w:t>
        </w:r>
      </w:hyperlink>
      <w:r>
        <w:t xml:space="preserve"> </w:t>
      </w:r>
      <w:hyperlink r:id="rId24">
        <w:r>
          <w:rPr>
            <w:rStyle w:val="Hyperlink"/>
          </w:rPr>
          <w:t xml:space="preserve">[49]</w:t>
        </w:r>
      </w:hyperlink>
      <w:r>
        <w:t xml:space="preserve"> </w:t>
      </w:r>
      <w:r>
        <w:t xml:space="preserve">https://www.schwab.com/legal/trading-risks</w:t>
      </w:r>
    </w:p>
    <w:p>
      <w:pPr>
        <w:pStyle w:val="BodyText"/>
      </w:pPr>
      <w:hyperlink r:id="rId24">
        <w:r>
          <w:rPr>
            <w:rStyle w:val="Hyperlink"/>
          </w:rPr>
          <w:t xml:space="preserve">https://www.schwab.com/legal/trading-risks</w:t>
        </w:r>
      </w:hyperlink>
    </w:p>
    <w:p>
      <w:pPr>
        <w:pStyle w:val="BodyText"/>
      </w:pPr>
      <w:hyperlink r:id="rId26">
        <w:r>
          <w:rPr>
            <w:rStyle w:val="Hyperlink"/>
          </w:rPr>
          <w:t xml:space="preserve">[6]</w:t>
        </w:r>
      </w:hyperlink>
      <w:r>
        <w:t xml:space="preserve"> </w:t>
      </w:r>
      <w:hyperlink r:id="rId26">
        <w:r>
          <w:rPr>
            <w:rStyle w:val="Hyperlink"/>
          </w:rPr>
          <w:t xml:space="preserve">[12]</w:t>
        </w:r>
      </w:hyperlink>
      <w:r>
        <w:t xml:space="preserve"> </w:t>
      </w:r>
      <w:hyperlink r:id="rId26">
        <w:r>
          <w:rPr>
            <w:rStyle w:val="Hyperlink"/>
          </w:rPr>
          <w:t xml:space="preserve">[101]</w:t>
        </w:r>
      </w:hyperlink>
      <w:r>
        <w:t xml:space="preserve"> </w:t>
      </w:r>
      <w:hyperlink r:id="rId26">
        <w:r>
          <w:rPr>
            <w:rStyle w:val="Hyperlink"/>
          </w:rPr>
          <w:t xml:space="preserve">[105]</w:t>
        </w:r>
      </w:hyperlink>
      <w:r>
        <w:t xml:space="preserve"> </w:t>
      </w:r>
      <w:hyperlink r:id="rId26">
        <w:r>
          <w:rPr>
            <w:rStyle w:val="Hyperlink"/>
          </w:rPr>
          <w:t xml:space="preserve">[106]</w:t>
        </w:r>
      </w:hyperlink>
      <w:r>
        <w:t xml:space="preserve"> </w:t>
      </w:r>
      <w:r>
        <w:t xml:space="preserve">https://pkg.go.dev/github.com/samjtro/go-schwab-traderapi/accounts-trading</w:t>
      </w:r>
    </w:p>
    <w:p>
      <w:pPr>
        <w:pStyle w:val="BodyText"/>
      </w:pPr>
      <w:hyperlink r:id="rId26">
        <w:r>
          <w:rPr>
            <w:rStyle w:val="Hyperlink"/>
          </w:rPr>
          <w:t xml:space="preserve">https://pkg.go.dev/github.com/samjtro/go-schwab-traderapi/accounts-trading</w:t>
        </w:r>
      </w:hyperlink>
    </w:p>
    <w:p>
      <w:pPr>
        <w:pStyle w:val="BodyText"/>
      </w:pPr>
      <w:hyperlink r:id="rId27">
        <w:r>
          <w:rPr>
            <w:rStyle w:val="Hyperlink"/>
          </w:rPr>
          <w:t xml:space="preserve">[7]</w:t>
        </w:r>
      </w:hyperlink>
      <w:r>
        <w:t xml:space="preserve"> </w:t>
      </w:r>
      <w:hyperlink r:id="rId27">
        <w:r>
          <w:rPr>
            <w:rStyle w:val="Hyperlink"/>
          </w:rPr>
          <w:t xml:space="preserve">[26]</w:t>
        </w:r>
      </w:hyperlink>
      <w:r>
        <w:t xml:space="preserve"> </w:t>
      </w:r>
      <w:hyperlink r:id="rId27">
        <w:r>
          <w:rPr>
            <w:rStyle w:val="Hyperlink"/>
          </w:rPr>
          <w:t xml:space="preserve">[111]</w:t>
        </w:r>
      </w:hyperlink>
      <w:r>
        <w:t xml:space="preserve"> </w:t>
      </w:r>
      <w:r>
        <w:t xml:space="preserve">https://docs.rs/schwab_api/latest/src/schwab_api/model/trader/order_request.rs.html</w:t>
      </w:r>
    </w:p>
    <w:p>
      <w:pPr>
        <w:pStyle w:val="BodyText"/>
      </w:pPr>
      <w:hyperlink r:id="rId27">
        <w:r>
          <w:rPr>
            <w:rStyle w:val="Hyperlink"/>
          </w:rPr>
          <w:t xml:space="preserve">https://docs.rs/schwab_api/latest/src/schwab_api/model/trader/order_request.rs.html</w:t>
        </w:r>
      </w:hyperlink>
    </w:p>
    <w:p>
      <w:pPr>
        <w:pStyle w:val="BodyText"/>
      </w:pPr>
      <w:hyperlink r:id="rId28">
        <w:r>
          <w:rPr>
            <w:rStyle w:val="Hyperlink"/>
          </w:rPr>
          <w:t xml:space="preserve">[8]</w:t>
        </w:r>
      </w:hyperlink>
      <w:r>
        <w:t xml:space="preserve"> </w:t>
      </w:r>
      <w:hyperlink r:id="rId28">
        <w:r>
          <w:rPr>
            <w:rStyle w:val="Hyperlink"/>
          </w:rPr>
          <w:t xml:space="preserve">[22]</w:t>
        </w:r>
      </w:hyperlink>
      <w:r>
        <w:t xml:space="preserve"> </w:t>
      </w:r>
      <w:hyperlink r:id="rId28">
        <w:r>
          <w:rPr>
            <w:rStyle w:val="Hyperlink"/>
          </w:rPr>
          <w:t xml:space="preserve">[64]</w:t>
        </w:r>
      </w:hyperlink>
      <w:r>
        <w:t xml:space="preserve"> </w:t>
      </w:r>
      <w:hyperlink r:id="rId28">
        <w:r>
          <w:rPr>
            <w:rStyle w:val="Hyperlink"/>
          </w:rPr>
          <w:t xml:space="preserve">[83]</w:t>
        </w:r>
      </w:hyperlink>
      <w:r>
        <w:t xml:space="preserve"> </w:t>
      </w:r>
      <w:hyperlink r:id="rId28">
        <w:r>
          <w:rPr>
            <w:rStyle w:val="Hyperlink"/>
          </w:rPr>
          <w:t xml:space="preserve">[97]</w:t>
        </w:r>
      </w:hyperlink>
      <w:r>
        <w:t xml:space="preserve"> </w:t>
      </w:r>
      <w:r>
        <w:t xml:space="preserve">https://www.schwab.com/learn/story/3-order-types-market-limit-and-stop-orders</w:t>
      </w:r>
    </w:p>
    <w:p>
      <w:pPr>
        <w:pStyle w:val="BodyText"/>
      </w:pPr>
      <w:hyperlink r:id="rId28">
        <w:r>
          <w:rPr>
            <w:rStyle w:val="Hyperlink"/>
          </w:rPr>
          <w:t xml:space="preserve">https://www.schwab.com/learn/story/3-order-types-market-limit-and-stop-orders</w:t>
        </w:r>
      </w:hyperlink>
    </w:p>
    <w:p>
      <w:pPr>
        <w:pStyle w:val="BodyText"/>
      </w:pPr>
      <w:hyperlink r:id="rId30">
        <w:r>
          <w:rPr>
            <w:rStyle w:val="Hyperlink"/>
          </w:rPr>
          <w:t xml:space="preserve">[9]</w:t>
        </w:r>
      </w:hyperlink>
      <w:r>
        <w:t xml:space="preserve"> </w:t>
      </w:r>
      <w:r>
        <w:t xml:space="preserve">https://docs.rs/schwab_api</w:t>
      </w:r>
    </w:p>
    <w:p>
      <w:pPr>
        <w:pStyle w:val="BodyText"/>
      </w:pPr>
      <w:hyperlink r:id="rId30">
        <w:r>
          <w:rPr>
            <w:rStyle w:val="Hyperlink"/>
          </w:rPr>
          <w:t xml:space="preserve">https://docs.rs/schwab_api</w:t>
        </w:r>
      </w:hyperlink>
    </w:p>
    <w:p>
      <w:pPr>
        <w:pStyle w:val="BodyText"/>
      </w:pPr>
      <w:hyperlink r:id="rId31">
        <w:r>
          <w:rPr>
            <w:rStyle w:val="Hyperlink"/>
          </w:rPr>
          <w:t xml:space="preserve">[10]</w:t>
        </w:r>
      </w:hyperlink>
      <w:r>
        <w:t xml:space="preserve"> </w:t>
      </w:r>
      <w:hyperlink r:id="rId31">
        <w:r>
          <w:rPr>
            <w:rStyle w:val="Hyperlink"/>
          </w:rPr>
          <w:t xml:space="preserve">[11]</w:t>
        </w:r>
      </w:hyperlink>
      <w:r>
        <w:t xml:space="preserve"> </w:t>
      </w:r>
      <w:r>
        <w:t xml:space="preserve">Schwab - Lumibot Documentation</w:t>
      </w:r>
    </w:p>
    <w:p>
      <w:pPr>
        <w:pStyle w:val="BodyText"/>
      </w:pPr>
      <w:hyperlink r:id="rId31">
        <w:r>
          <w:rPr>
            <w:rStyle w:val="Hyperlink"/>
          </w:rPr>
          <w:t xml:space="preserve">https://lumibot.lumiwealth.com/brokers.schwab.html</w:t>
        </w:r>
      </w:hyperlink>
    </w:p>
    <w:p>
      <w:pPr>
        <w:pStyle w:val="BodyText"/>
      </w:pPr>
      <w:hyperlink r:id="rId35">
        <w:r>
          <w:rPr>
            <w:rStyle w:val="Hyperlink"/>
          </w:rPr>
          <w:t xml:space="preserve">[13]</w:t>
        </w:r>
      </w:hyperlink>
      <w:r>
        <w:t xml:space="preserve"> </w:t>
      </w:r>
      <w:hyperlink r:id="rId35">
        <w:r>
          <w:rPr>
            <w:rStyle w:val="Hyperlink"/>
          </w:rPr>
          <w:t xml:space="preserve">[99]</w:t>
        </w:r>
      </w:hyperlink>
      <w:r>
        <w:t xml:space="preserve"> </w:t>
      </w:r>
      <w:r>
        <w:t xml:space="preserve">https://www.finra.org/investors/investing/investment-products/stocks/day-trading</w:t>
      </w:r>
    </w:p>
    <w:p>
      <w:pPr>
        <w:pStyle w:val="BodyText"/>
      </w:pPr>
      <w:hyperlink r:id="rId35">
        <w:r>
          <w:rPr>
            <w:rStyle w:val="Hyperlink"/>
          </w:rPr>
          <w:t xml:space="preserve">https://www.finra.org/investors/investing/investment-products/stocks/day-trading</w:t>
        </w:r>
      </w:hyperlink>
    </w:p>
    <w:p>
      <w:pPr>
        <w:pStyle w:val="BodyText"/>
      </w:pPr>
      <w:hyperlink r:id="rId36">
        <w:r>
          <w:rPr>
            <w:rStyle w:val="Hyperlink"/>
          </w:rPr>
          <w:t xml:space="preserve">[14]</w:t>
        </w:r>
      </w:hyperlink>
      <w:r>
        <w:t xml:space="preserve"> </w:t>
      </w:r>
      <w:hyperlink r:id="rId36">
        <w:r>
          <w:rPr>
            <w:rStyle w:val="Hyperlink"/>
          </w:rPr>
          <w:t xml:space="preserve">[67]</w:t>
        </w:r>
      </w:hyperlink>
      <w:r>
        <w:t xml:space="preserve"> </w:t>
      </w:r>
      <w:hyperlink r:id="rId36">
        <w:r>
          <w:rPr>
            <w:rStyle w:val="Hyperlink"/>
          </w:rPr>
          <w:t xml:space="preserve">[69]</w:t>
        </w:r>
      </w:hyperlink>
      <w:r>
        <w:t xml:space="preserve"> </w:t>
      </w:r>
      <w:hyperlink r:id="rId36">
        <w:r>
          <w:rPr>
            <w:rStyle w:val="Hyperlink"/>
          </w:rPr>
          <w:t xml:space="preserve">[85]</w:t>
        </w:r>
      </w:hyperlink>
      <w:r>
        <w:t xml:space="preserve"> </w:t>
      </w:r>
      <w:r>
        <w:t xml:space="preserve">https://www.sec.gov/search-filings/edgar-search-assistance/accessing-edgar-data</w:t>
      </w:r>
    </w:p>
    <w:p>
      <w:pPr>
        <w:pStyle w:val="BodyText"/>
      </w:pPr>
      <w:hyperlink r:id="rId36">
        <w:r>
          <w:rPr>
            <w:rStyle w:val="Hyperlink"/>
          </w:rPr>
          <w:t xml:space="preserve">https://www.sec.gov/search-filings/edgar-search-assistance/accessing-edgar-data</w:t>
        </w:r>
      </w:hyperlink>
    </w:p>
    <w:p>
      <w:pPr>
        <w:pStyle w:val="BodyText"/>
      </w:pPr>
      <w:hyperlink r:id="rId37">
        <w:r>
          <w:rPr>
            <w:rStyle w:val="Hyperlink"/>
          </w:rPr>
          <w:t xml:space="preserve">[15]</w:t>
        </w:r>
      </w:hyperlink>
      <w:r>
        <w:t xml:space="preserve"> </w:t>
      </w:r>
      <w:r>
        <w:t xml:space="preserve">https://www.finra.org/compliance-tools/weekly-archive/01072026</w:t>
      </w:r>
    </w:p>
    <w:p>
      <w:pPr>
        <w:pStyle w:val="BodyText"/>
      </w:pPr>
      <w:hyperlink r:id="rId37">
        <w:r>
          <w:rPr>
            <w:rStyle w:val="Hyperlink"/>
          </w:rPr>
          <w:t xml:space="preserve">https://www.finra.org/compliance-tools/weekly-archive/01072026</w:t>
        </w:r>
      </w:hyperlink>
    </w:p>
    <w:p>
      <w:pPr>
        <w:pStyle w:val="BodyText"/>
      </w:pPr>
      <w:hyperlink r:id="rId38">
        <w:r>
          <w:rPr>
            <w:rStyle w:val="Hyperlink"/>
          </w:rPr>
          <w:t xml:space="preserve">[16]</w:t>
        </w:r>
      </w:hyperlink>
      <w:r>
        <w:t xml:space="preserve"> </w:t>
      </w:r>
      <w:hyperlink r:id="rId38">
        <w:r>
          <w:rPr>
            <w:rStyle w:val="Hyperlink"/>
          </w:rPr>
          <w:t xml:space="preserve">[40]</w:t>
        </w:r>
      </w:hyperlink>
      <w:r>
        <w:t xml:space="preserve"> </w:t>
      </w:r>
      <w:hyperlink r:id="rId38">
        <w:r>
          <w:rPr>
            <w:rStyle w:val="Hyperlink"/>
          </w:rPr>
          <w:t xml:space="preserve">[76]</w:t>
        </w:r>
      </w:hyperlink>
      <w:r>
        <w:t xml:space="preserve"> </w:t>
      </w:r>
      <w:r>
        <w:t xml:space="preserve">https://www.sec.gov/investor/alerts/ib_marginaccounts.pdf</w:t>
      </w:r>
    </w:p>
    <w:p>
      <w:pPr>
        <w:pStyle w:val="BodyText"/>
      </w:pPr>
      <w:hyperlink r:id="rId38">
        <w:r>
          <w:rPr>
            <w:rStyle w:val="Hyperlink"/>
          </w:rPr>
          <w:t xml:space="preserve">https://www.sec.gov/investor/alerts/ib_marginaccounts.pdf</w:t>
        </w:r>
      </w:hyperlink>
    </w:p>
    <w:p>
      <w:pPr>
        <w:pStyle w:val="BodyText"/>
      </w:pPr>
      <w:hyperlink r:id="rId39">
        <w:r>
          <w:rPr>
            <w:rStyle w:val="Hyperlink"/>
          </w:rPr>
          <w:t xml:space="preserve">[18]</w:t>
        </w:r>
      </w:hyperlink>
      <w:r>
        <w:t xml:space="preserve"> </w:t>
      </w:r>
      <w:hyperlink r:id="rId39">
        <w:r>
          <w:rPr>
            <w:rStyle w:val="Hyperlink"/>
          </w:rPr>
          <w:t xml:space="preserve">[58]</w:t>
        </w:r>
      </w:hyperlink>
      <w:r>
        <w:t xml:space="preserve"> </w:t>
      </w:r>
      <w:r>
        <w:t xml:space="preserve">https://www.irs.gov/pub/irs-pdf/p550.pdf</w:t>
      </w:r>
    </w:p>
    <w:p>
      <w:pPr>
        <w:pStyle w:val="BodyText"/>
      </w:pPr>
      <w:hyperlink r:id="rId39">
        <w:r>
          <w:rPr>
            <w:rStyle w:val="Hyperlink"/>
          </w:rPr>
          <w:t xml:space="preserve">https://www.irs.gov/pub/irs-pdf/p550.pdf</w:t>
        </w:r>
      </w:hyperlink>
    </w:p>
    <w:p>
      <w:pPr>
        <w:pStyle w:val="BodyText"/>
      </w:pPr>
      <w:hyperlink r:id="rId40">
        <w:r>
          <w:rPr>
            <w:rStyle w:val="Hyperlink"/>
          </w:rPr>
          <w:t xml:space="preserve">[20]</w:t>
        </w:r>
      </w:hyperlink>
      <w:r>
        <w:t xml:space="preserve"> </w:t>
      </w:r>
      <w:hyperlink r:id="rId40">
        <w:r>
          <w:rPr>
            <w:rStyle w:val="Hyperlink"/>
          </w:rPr>
          <w:t xml:space="preserve">[100]</w:t>
        </w:r>
      </w:hyperlink>
      <w:r>
        <w:t xml:space="preserve"> </w:t>
      </w:r>
      <w:r>
        <w:t xml:space="preserve">https://corpgov.law.harvard.edu/2022/02/02/spoofing-and-its-regulation/</w:t>
      </w:r>
    </w:p>
    <w:p>
      <w:pPr>
        <w:pStyle w:val="BodyText"/>
      </w:pPr>
      <w:hyperlink r:id="rId40">
        <w:r>
          <w:rPr>
            <w:rStyle w:val="Hyperlink"/>
          </w:rPr>
          <w:t xml:space="preserve">https://corpgov.law.harvard.edu/2022/02/02/spoofing-and-its-regulation/</w:t>
        </w:r>
      </w:hyperlink>
    </w:p>
    <w:p>
      <w:pPr>
        <w:pStyle w:val="BodyText"/>
      </w:pPr>
      <w:hyperlink r:id="rId41">
        <w:r>
          <w:rPr>
            <w:rStyle w:val="Hyperlink"/>
          </w:rPr>
          <w:t xml:space="preserve">[21]</w:t>
        </w:r>
      </w:hyperlink>
      <w:r>
        <w:t xml:space="preserve"> </w:t>
      </w:r>
      <w:hyperlink r:id="rId41">
        <w:r>
          <w:rPr>
            <w:rStyle w:val="Hyperlink"/>
          </w:rPr>
          <w:t xml:space="preserve">[98]</w:t>
        </w:r>
      </w:hyperlink>
      <w:r>
        <w:t xml:space="preserve"> </w:t>
      </w:r>
      <w:r>
        <w:t xml:space="preserve">https://www.theocc.com/company-information/documents-and-archives/options-disclosure-document</w:t>
      </w:r>
    </w:p>
    <w:p>
      <w:pPr>
        <w:pStyle w:val="BodyText"/>
      </w:pPr>
      <w:hyperlink r:id="rId41">
        <w:r>
          <w:rPr>
            <w:rStyle w:val="Hyperlink"/>
          </w:rPr>
          <w:t xml:space="preserve">https://www.theocc.com/company-information/documents-and-archives/options-disclosure-document</w:t>
        </w:r>
      </w:hyperlink>
    </w:p>
    <w:p>
      <w:pPr>
        <w:pStyle w:val="BodyText"/>
      </w:pPr>
      <w:hyperlink r:id="rId42">
        <w:r>
          <w:rPr>
            <w:rStyle w:val="Hyperlink"/>
          </w:rPr>
          <w:t xml:space="preserve">[23]</w:t>
        </w:r>
      </w:hyperlink>
      <w:r>
        <w:t xml:space="preserve"> </w:t>
      </w:r>
      <w:hyperlink r:id="rId42">
        <w:r>
          <w:rPr>
            <w:rStyle w:val="Hyperlink"/>
          </w:rPr>
          <w:t xml:space="preserve">[70]</w:t>
        </w:r>
      </w:hyperlink>
      <w:r>
        <w:t xml:space="preserve"> </w:t>
      </w:r>
      <w:hyperlink r:id="rId42">
        <w:r>
          <w:rPr>
            <w:rStyle w:val="Hyperlink"/>
          </w:rPr>
          <w:t xml:space="preserve">[84]</w:t>
        </w:r>
      </w:hyperlink>
      <w:r>
        <w:t xml:space="preserve"> </w:t>
      </w:r>
      <w:hyperlink r:id="rId42">
        <w:r>
          <w:rPr>
            <w:rStyle w:val="Hyperlink"/>
          </w:rPr>
          <w:t xml:space="preserve">[88]</w:t>
        </w:r>
      </w:hyperlink>
      <w:r>
        <w:t xml:space="preserve"> </w:t>
      </w:r>
      <w:hyperlink r:id="rId42">
        <w:r>
          <w:rPr>
            <w:rStyle w:val="Hyperlink"/>
          </w:rPr>
          <w:t xml:space="preserve">[96]</w:t>
        </w:r>
      </w:hyperlink>
      <w:r>
        <w:t xml:space="preserve"> </w:t>
      </w:r>
      <w:hyperlink r:id="rId42">
        <w:r>
          <w:rPr>
            <w:rStyle w:val="Hyperlink"/>
          </w:rPr>
          <w:t xml:space="preserve">[112]</w:t>
        </w:r>
      </w:hyperlink>
      <w:r>
        <w:t xml:space="preserve"> </w:t>
      </w:r>
      <w:r>
        <w:t xml:space="preserve">https://www.schwab.com/node/15241</w:t>
      </w:r>
    </w:p>
    <w:p>
      <w:pPr>
        <w:pStyle w:val="BodyText"/>
      </w:pPr>
      <w:hyperlink r:id="rId42">
        <w:r>
          <w:rPr>
            <w:rStyle w:val="Hyperlink"/>
          </w:rPr>
          <w:t xml:space="preserve">https://www.schwab.com/node/15241</w:t>
        </w:r>
      </w:hyperlink>
    </w:p>
    <w:p>
      <w:pPr>
        <w:pStyle w:val="BodyText"/>
      </w:pPr>
      <w:hyperlink r:id="rId45">
        <w:r>
          <w:rPr>
            <w:rStyle w:val="Hyperlink"/>
          </w:rPr>
          <w:t xml:space="preserve">[27]</w:t>
        </w:r>
      </w:hyperlink>
      <w:r>
        <w:t xml:space="preserve"> </w:t>
      </w:r>
      <w:hyperlink r:id="rId45">
        <w:r>
          <w:rPr>
            <w:rStyle w:val="Hyperlink"/>
          </w:rPr>
          <w:t xml:space="preserve">[53]</w:t>
        </w:r>
      </w:hyperlink>
      <w:r>
        <w:t xml:space="preserve"> </w:t>
      </w:r>
      <w:hyperlink r:id="rId45">
        <w:r>
          <w:rPr>
            <w:rStyle w:val="Hyperlink"/>
          </w:rPr>
          <w:t xml:space="preserve">[54]</w:t>
        </w:r>
      </w:hyperlink>
      <w:r>
        <w:t xml:space="preserve"> </w:t>
      </w:r>
      <w:r>
        <w:t xml:space="preserve">https://support.kraken.com/articles/360000919986-public-endpoint-examples-you-can-try-them-directly-in-a-web-browser-</w:t>
      </w:r>
    </w:p>
    <w:p>
      <w:pPr>
        <w:pStyle w:val="BodyText"/>
      </w:pPr>
      <w:hyperlink r:id="rId45">
        <w:r>
          <w:rPr>
            <w:rStyle w:val="Hyperlink"/>
          </w:rPr>
          <w:t xml:space="preserve">https://support.kraken.com/articles/360000919986-public-endpoint-examples-you-can-try-them-directly-in-a-web-browser-</w:t>
        </w:r>
      </w:hyperlink>
    </w:p>
    <w:p>
      <w:pPr>
        <w:pStyle w:val="BodyText"/>
      </w:pPr>
      <w:hyperlink r:id="rId46">
        <w:r>
          <w:rPr>
            <w:rStyle w:val="Hyperlink"/>
          </w:rPr>
          <w:t xml:space="preserve">[28]</w:t>
        </w:r>
      </w:hyperlink>
      <w:r>
        <w:t xml:space="preserve"> </w:t>
      </w:r>
      <w:hyperlink r:id="rId46">
        <w:r>
          <w:rPr>
            <w:rStyle w:val="Hyperlink"/>
          </w:rPr>
          <w:t xml:space="preserve">[30]</w:t>
        </w:r>
      </w:hyperlink>
      <w:r>
        <w:t xml:space="preserve"> </w:t>
      </w:r>
      <w:r>
        <w:t xml:space="preserve">https://www.alphavantage.co/support/</w:t>
      </w:r>
    </w:p>
    <w:p>
      <w:pPr>
        <w:pStyle w:val="BodyText"/>
      </w:pPr>
      <w:hyperlink r:id="rId46">
        <w:r>
          <w:rPr>
            <w:rStyle w:val="Hyperlink"/>
          </w:rPr>
          <w:t xml:space="preserve">https://www.alphavantage.co/support/</w:t>
        </w:r>
      </w:hyperlink>
    </w:p>
    <w:p>
      <w:pPr>
        <w:pStyle w:val="BodyText"/>
      </w:pPr>
      <w:hyperlink r:id="rId47">
        <w:r>
          <w:rPr>
            <w:rStyle w:val="Hyperlink"/>
          </w:rPr>
          <w:t xml:space="preserve">[29]</w:t>
        </w:r>
      </w:hyperlink>
      <w:r>
        <w:t xml:space="preserve"> </w:t>
      </w:r>
      <w:r>
        <w:t xml:space="preserve">https://www.alphavantage.co/documentation/</w:t>
      </w:r>
    </w:p>
    <w:p>
      <w:pPr>
        <w:pStyle w:val="BodyText"/>
      </w:pPr>
      <w:hyperlink r:id="rId47">
        <w:r>
          <w:rPr>
            <w:rStyle w:val="Hyperlink"/>
          </w:rPr>
          <w:t xml:space="preserve">https://www.alphavantage.co/documentation/</w:t>
        </w:r>
      </w:hyperlink>
    </w:p>
    <w:p>
      <w:pPr>
        <w:pStyle w:val="BodyText"/>
      </w:pPr>
      <w:hyperlink r:id="rId48">
        <w:r>
          <w:rPr>
            <w:rStyle w:val="Hyperlink"/>
          </w:rPr>
          <w:t xml:space="preserve">[31]</w:t>
        </w:r>
      </w:hyperlink>
      <w:r>
        <w:t xml:space="preserve"> </w:t>
      </w:r>
      <w:hyperlink r:id="rId48">
        <w:r>
          <w:rPr>
            <w:rStyle w:val="Hyperlink"/>
          </w:rPr>
          <w:t xml:space="preserve">[32]</w:t>
        </w:r>
      </w:hyperlink>
      <w:r>
        <w:t xml:space="preserve"> </w:t>
      </w:r>
      <w:hyperlink r:id="rId48">
        <w:r>
          <w:rPr>
            <w:rStyle w:val="Hyperlink"/>
          </w:rPr>
          <w:t xml:space="preserve">[33]</w:t>
        </w:r>
      </w:hyperlink>
      <w:r>
        <w:t xml:space="preserve"> </w:t>
      </w:r>
      <w:r>
        <w:t xml:space="preserve">https://finnhub.io/docs/api/rate-limit</w:t>
      </w:r>
    </w:p>
    <w:p>
      <w:pPr>
        <w:pStyle w:val="BodyText"/>
      </w:pPr>
      <w:hyperlink r:id="rId48">
        <w:r>
          <w:rPr>
            <w:rStyle w:val="Hyperlink"/>
          </w:rPr>
          <w:t xml:space="preserve">https://finnhub.io/docs/api/rate-limit</w:t>
        </w:r>
      </w:hyperlink>
    </w:p>
    <w:p>
      <w:pPr>
        <w:pStyle w:val="BodyText"/>
      </w:pPr>
      <w:hyperlink r:id="rId49">
        <w:r>
          <w:rPr>
            <w:rStyle w:val="Hyperlink"/>
          </w:rPr>
          <w:t xml:space="preserve">[34]</w:t>
        </w:r>
      </w:hyperlink>
      <w:r>
        <w:t xml:space="preserve"> </w:t>
      </w:r>
      <w:hyperlink r:id="rId49">
        <w:r>
          <w:rPr>
            <w:rStyle w:val="Hyperlink"/>
          </w:rPr>
          <w:t xml:space="preserve">[72]</w:t>
        </w:r>
      </w:hyperlink>
      <w:r>
        <w:t xml:space="preserve"> </w:t>
      </w:r>
      <w:r>
        <w:t xml:space="preserve">https://api.gdeltproject.org/api/v2/doc/doc?query=</w:t>
      </w:r>
    </w:p>
    <w:p>
      <w:pPr>
        <w:pStyle w:val="BodyText"/>
      </w:pPr>
      <w:hyperlink r:id="rId49">
        <w:r>
          <w:rPr>
            <w:rStyle w:val="Hyperlink"/>
          </w:rPr>
          <w:t xml:space="preserve">https://api.gdeltproject.org/api/v2/doc/doc?query=</w:t>
        </w:r>
      </w:hyperlink>
    </w:p>
    <w:p>
      <w:pPr>
        <w:pStyle w:val="BodyText"/>
      </w:pPr>
      <w:hyperlink r:id="rId50">
        <w:r>
          <w:rPr>
            <w:rStyle w:val="Hyperlink"/>
          </w:rPr>
          <w:t xml:space="preserve">[35]</w:t>
        </w:r>
      </w:hyperlink>
      <w:r>
        <w:t xml:space="preserve"> </w:t>
      </w:r>
      <w:r>
        <w:t xml:space="preserve">https://support.twelvedata.com/en/articles/5335783-trial</w:t>
      </w:r>
    </w:p>
    <w:p>
      <w:pPr>
        <w:pStyle w:val="BodyText"/>
      </w:pPr>
      <w:hyperlink r:id="rId50">
        <w:r>
          <w:rPr>
            <w:rStyle w:val="Hyperlink"/>
          </w:rPr>
          <w:t xml:space="preserve">https://support.twelvedata.com/en/articles/5335783-trial</w:t>
        </w:r>
      </w:hyperlink>
    </w:p>
    <w:p>
      <w:pPr>
        <w:pStyle w:val="BodyText"/>
      </w:pPr>
      <w:hyperlink r:id="rId51">
        <w:r>
          <w:rPr>
            <w:rStyle w:val="Hyperlink"/>
          </w:rPr>
          <w:t xml:space="preserve">[36]</w:t>
        </w:r>
      </w:hyperlink>
      <w:r>
        <w:t xml:space="preserve"> </w:t>
      </w:r>
      <w:r>
        <w:t xml:space="preserve">https://twelvedata.com/docs</w:t>
      </w:r>
    </w:p>
    <w:p>
      <w:pPr>
        <w:pStyle w:val="BodyText"/>
      </w:pPr>
      <w:hyperlink r:id="rId51">
        <w:r>
          <w:rPr>
            <w:rStyle w:val="Hyperlink"/>
          </w:rPr>
          <w:t xml:space="preserve">https://twelvedata.com/docs</w:t>
        </w:r>
      </w:hyperlink>
    </w:p>
    <w:p>
      <w:pPr>
        <w:pStyle w:val="BodyText"/>
      </w:pPr>
      <w:hyperlink r:id="rId52">
        <w:r>
          <w:rPr>
            <w:rStyle w:val="Hyperlink"/>
          </w:rPr>
          <w:t xml:space="preserve">[38]</w:t>
        </w:r>
      </w:hyperlink>
      <w:r>
        <w:t xml:space="preserve"> </w:t>
      </w:r>
      <w:hyperlink r:id="rId52">
        <w:r>
          <w:rPr>
            <w:rStyle w:val="Hyperlink"/>
          </w:rPr>
          <w:t xml:space="preserve">[39]</w:t>
        </w:r>
      </w:hyperlink>
      <w:r>
        <w:t xml:space="preserve"> </w:t>
      </w:r>
      <w:r>
        <w:t xml:space="preserve">https://site.financialmodelingprep.com/developer/docs</w:t>
      </w:r>
    </w:p>
    <w:p>
      <w:pPr>
        <w:pStyle w:val="BodyText"/>
      </w:pPr>
      <w:hyperlink r:id="rId52">
        <w:r>
          <w:rPr>
            <w:rStyle w:val="Hyperlink"/>
          </w:rPr>
          <w:t xml:space="preserve">https://site.financialmodelingprep.com/developer/docs</w:t>
        </w:r>
      </w:hyperlink>
    </w:p>
    <w:p>
      <w:pPr>
        <w:pStyle w:val="BodyText"/>
      </w:pPr>
      <w:hyperlink r:id="rId53">
        <w:r>
          <w:rPr>
            <w:rStyle w:val="Hyperlink"/>
          </w:rPr>
          <w:t xml:space="preserve">[41]</w:t>
        </w:r>
      </w:hyperlink>
      <w:r>
        <w:t xml:space="preserve"> </w:t>
      </w:r>
      <w:r>
        <w:t xml:space="preserve">https://docs.data.nasdaq.com/docs/api-and-analysis-tools-for-tables-data</w:t>
      </w:r>
    </w:p>
    <w:p>
      <w:pPr>
        <w:pStyle w:val="BodyText"/>
      </w:pPr>
      <w:hyperlink r:id="rId53">
        <w:r>
          <w:rPr>
            <w:rStyle w:val="Hyperlink"/>
          </w:rPr>
          <w:t xml:space="preserve">https://docs.data.nasdaq.com/docs/api-and-analysis-tools-for-tables-data</w:t>
        </w:r>
      </w:hyperlink>
    </w:p>
    <w:p>
      <w:pPr>
        <w:pStyle w:val="BodyText"/>
      </w:pPr>
      <w:hyperlink r:id="rId54">
        <w:r>
          <w:rPr>
            <w:rStyle w:val="Hyperlink"/>
          </w:rPr>
          <w:t xml:space="preserve">[42]</w:t>
        </w:r>
      </w:hyperlink>
      <w:r>
        <w:t xml:space="preserve"> </w:t>
      </w:r>
      <w:hyperlink r:id="rId54">
        <w:r>
          <w:rPr>
            <w:rStyle w:val="Hyperlink"/>
          </w:rPr>
          <w:t xml:space="preserve">[94]</w:t>
        </w:r>
      </w:hyperlink>
      <w:r>
        <w:t xml:space="preserve"> </w:t>
      </w:r>
      <w:r>
        <w:t xml:space="preserve">https://docs.data.nasdaq.com/docs/quick-start-examples-9</w:t>
      </w:r>
    </w:p>
    <w:p>
      <w:pPr>
        <w:pStyle w:val="BodyText"/>
      </w:pPr>
      <w:hyperlink r:id="rId54">
        <w:r>
          <w:rPr>
            <w:rStyle w:val="Hyperlink"/>
          </w:rPr>
          <w:t xml:space="preserve">https://docs.data.nasdaq.com/docs/quick-start-examples-9</w:t>
        </w:r>
      </w:hyperlink>
    </w:p>
    <w:p>
      <w:pPr>
        <w:pStyle w:val="BodyText"/>
      </w:pPr>
      <w:hyperlink r:id="rId55">
        <w:r>
          <w:rPr>
            <w:rStyle w:val="Hyperlink"/>
          </w:rPr>
          <w:t xml:space="preserve">[44]</w:t>
        </w:r>
      </w:hyperlink>
      <w:r>
        <w:t xml:space="preserve"> </w:t>
      </w:r>
      <w:hyperlink r:id="rId55">
        <w:r>
          <w:rPr>
            <w:rStyle w:val="Hyperlink"/>
          </w:rPr>
          <w:t xml:space="preserve">[110]</w:t>
        </w:r>
      </w:hyperlink>
      <w:r>
        <w:t xml:space="preserve"> </w:t>
      </w:r>
      <w:r>
        <w:t xml:space="preserve">https://docs.tradier.com/docs/endpoints</w:t>
      </w:r>
    </w:p>
    <w:p>
      <w:pPr>
        <w:pStyle w:val="BodyText"/>
      </w:pPr>
      <w:hyperlink r:id="rId55">
        <w:r>
          <w:rPr>
            <w:rStyle w:val="Hyperlink"/>
          </w:rPr>
          <w:t xml:space="preserve">https://docs.tradier.com/docs/endpoints</w:t>
        </w:r>
      </w:hyperlink>
    </w:p>
    <w:p>
      <w:pPr>
        <w:pStyle w:val="BodyText"/>
      </w:pPr>
      <w:hyperlink r:id="rId56">
        <w:r>
          <w:rPr>
            <w:rStyle w:val="Hyperlink"/>
          </w:rPr>
          <w:t xml:space="preserve">[45]</w:t>
        </w:r>
      </w:hyperlink>
      <w:r>
        <w:t xml:space="preserve"> </w:t>
      </w:r>
      <w:r>
        <w:t xml:space="preserve">https://docs.tradier.com/reference/brokerage-api-markets-get-options-chains</w:t>
      </w:r>
    </w:p>
    <w:p>
      <w:pPr>
        <w:pStyle w:val="BodyText"/>
      </w:pPr>
      <w:hyperlink r:id="rId56">
        <w:r>
          <w:rPr>
            <w:rStyle w:val="Hyperlink"/>
          </w:rPr>
          <w:t xml:space="preserve">https://docs.tradier.com/reference/brokerage-api-markets-get-options-chains</w:t>
        </w:r>
      </w:hyperlink>
    </w:p>
    <w:p>
      <w:pPr>
        <w:pStyle w:val="BodyText"/>
      </w:pPr>
      <w:hyperlink r:id="rId57">
        <w:r>
          <w:rPr>
            <w:rStyle w:val="Hyperlink"/>
          </w:rPr>
          <w:t xml:space="preserve">[46]</w:t>
        </w:r>
      </w:hyperlink>
      <w:r>
        <w:t xml:space="preserve"> </w:t>
      </w:r>
      <w:hyperlink r:id="rId57">
        <w:r>
          <w:rPr>
            <w:rStyle w:val="Hyperlink"/>
          </w:rPr>
          <w:t xml:space="preserve">[68]</w:t>
        </w:r>
      </w:hyperlink>
      <w:r>
        <w:t xml:space="preserve"> </w:t>
      </w:r>
      <w:r>
        <w:t xml:space="preserve">https://sec-edgar-api.readthedocs.io/</w:t>
      </w:r>
    </w:p>
    <w:p>
      <w:pPr>
        <w:pStyle w:val="BodyText"/>
      </w:pPr>
      <w:hyperlink r:id="rId57">
        <w:r>
          <w:rPr>
            <w:rStyle w:val="Hyperlink"/>
          </w:rPr>
          <w:t xml:space="preserve">https://sec-edgar-api.readthedocs.io/</w:t>
        </w:r>
      </w:hyperlink>
    </w:p>
    <w:p>
      <w:pPr>
        <w:pStyle w:val="BodyText"/>
      </w:pPr>
      <w:hyperlink r:id="rId58">
        <w:r>
          <w:rPr>
            <w:rStyle w:val="Hyperlink"/>
          </w:rPr>
          <w:t xml:space="preserve">[47]</w:t>
        </w:r>
      </w:hyperlink>
      <w:r>
        <w:t xml:space="preserve"> </w:t>
      </w:r>
      <w:hyperlink r:id="rId58">
        <w:r>
          <w:rPr>
            <w:rStyle w:val="Hyperlink"/>
          </w:rPr>
          <w:t xml:space="preserve">[48]</w:t>
        </w:r>
      </w:hyperlink>
      <w:r>
        <w:t xml:space="preserve"> </w:t>
      </w:r>
      <w:r>
        <w:t xml:space="preserve">https://docs.alpaca.markets/docs/paper-trading</w:t>
      </w:r>
    </w:p>
    <w:p>
      <w:pPr>
        <w:pStyle w:val="BodyText"/>
      </w:pPr>
      <w:hyperlink r:id="rId58">
        <w:r>
          <w:rPr>
            <w:rStyle w:val="Hyperlink"/>
          </w:rPr>
          <w:t xml:space="preserve">https://docs.alpaca.markets/docs/paper-trading</w:t>
        </w:r>
      </w:hyperlink>
    </w:p>
    <w:p>
      <w:pPr>
        <w:pStyle w:val="BodyText"/>
      </w:pPr>
      <w:hyperlink r:id="rId59">
        <w:r>
          <w:rPr>
            <w:rStyle w:val="Hyperlink"/>
          </w:rPr>
          <w:t xml:space="preserve">[50]</w:t>
        </w:r>
      </w:hyperlink>
      <w:r>
        <w:t xml:space="preserve"> </w:t>
      </w:r>
      <w:r>
        <w:t xml:space="preserve">https://developers.binance.com/docs/binance-spot-api-docs/faqs/market_data_only</w:t>
      </w:r>
    </w:p>
    <w:p>
      <w:pPr>
        <w:pStyle w:val="BodyText"/>
      </w:pPr>
      <w:hyperlink r:id="rId59">
        <w:r>
          <w:rPr>
            <w:rStyle w:val="Hyperlink"/>
          </w:rPr>
          <w:t xml:space="preserve">https://developers.binance.com/docs/binance-spot-api-docs/faqs/market_data_only</w:t>
        </w:r>
      </w:hyperlink>
    </w:p>
    <w:p>
      <w:pPr>
        <w:pStyle w:val="BodyText"/>
      </w:pPr>
      <w:hyperlink r:id="rId60">
        <w:r>
          <w:rPr>
            <w:rStyle w:val="Hyperlink"/>
          </w:rPr>
          <w:t xml:space="preserve">[51]</w:t>
        </w:r>
      </w:hyperlink>
      <w:r>
        <w:t xml:space="preserve"> </w:t>
      </w:r>
      <w:r>
        <w:t xml:space="preserve">https://github.com/binance/binance-spot-api-docs/blob/master/rest-api.md</w:t>
      </w:r>
    </w:p>
    <w:p>
      <w:pPr>
        <w:pStyle w:val="BodyText"/>
      </w:pPr>
      <w:hyperlink r:id="rId60">
        <w:r>
          <w:rPr>
            <w:rStyle w:val="Hyperlink"/>
          </w:rPr>
          <w:t xml:space="preserve">https://github.com/binance/binance-spot-api-docs/blob/master/rest-api.md</w:t>
        </w:r>
      </w:hyperlink>
    </w:p>
    <w:p>
      <w:pPr>
        <w:pStyle w:val="BodyText"/>
      </w:pPr>
      <w:hyperlink r:id="rId61">
        <w:r>
          <w:rPr>
            <w:rStyle w:val="Hyperlink"/>
          </w:rPr>
          <w:t xml:space="preserve">[56]</w:t>
        </w:r>
      </w:hyperlink>
      <w:r>
        <w:t xml:space="preserve"> </w:t>
      </w:r>
      <w:hyperlink r:id="rId61">
        <w:r>
          <w:rPr>
            <w:rStyle w:val="Hyperlink"/>
          </w:rPr>
          <w:t xml:space="preserve">[78]</w:t>
        </w:r>
      </w:hyperlink>
      <w:r>
        <w:t xml:space="preserve"> </w:t>
      </w:r>
      <w:r>
        <w:t xml:space="preserve">https://docs.cdp.coinbase.com/coinbase-app/advanced-trade-apis/overview</w:t>
      </w:r>
    </w:p>
    <w:p>
      <w:pPr>
        <w:pStyle w:val="BodyText"/>
      </w:pPr>
      <w:hyperlink r:id="rId61">
        <w:r>
          <w:rPr>
            <w:rStyle w:val="Hyperlink"/>
          </w:rPr>
          <w:t xml:space="preserve">https://docs.cdp.coinbase.com/coinbase-app/advanced-trade-apis/overview</w:t>
        </w:r>
      </w:hyperlink>
    </w:p>
    <w:p>
      <w:pPr>
        <w:pStyle w:val="BodyText"/>
      </w:pPr>
      <w:hyperlink r:id="rId62">
        <w:r>
          <w:rPr>
            <w:rStyle w:val="Hyperlink"/>
          </w:rPr>
          <w:t xml:space="preserve">[57]</w:t>
        </w:r>
      </w:hyperlink>
      <w:r>
        <w:t xml:space="preserve"> </w:t>
      </w:r>
      <w:r>
        <w:t xml:space="preserve">https://docs.cdp.coinbase.com/coinbase-app/advanced-trade-apis/rest-api</w:t>
      </w:r>
    </w:p>
    <w:p>
      <w:pPr>
        <w:pStyle w:val="BodyText"/>
      </w:pPr>
      <w:hyperlink r:id="rId62">
        <w:r>
          <w:rPr>
            <w:rStyle w:val="Hyperlink"/>
          </w:rPr>
          <w:t xml:space="preserve">https://docs.cdp.coinbase.com/coinbase-app/advanced-trade-apis/rest-api</w:t>
        </w:r>
      </w:hyperlink>
    </w:p>
    <w:p>
      <w:pPr>
        <w:pStyle w:val="BodyText"/>
      </w:pPr>
      <w:hyperlink r:id="rId63">
        <w:r>
          <w:rPr>
            <w:rStyle w:val="Hyperlink"/>
          </w:rPr>
          <w:t xml:space="preserve">[59]</w:t>
        </w:r>
      </w:hyperlink>
      <w:r>
        <w:t xml:space="preserve"> </w:t>
      </w:r>
      <w:r>
        <w:t xml:space="preserve">https://fred.stlouisfed.org/docs/api/api_key.html</w:t>
      </w:r>
    </w:p>
    <w:p>
      <w:pPr>
        <w:pStyle w:val="BodyText"/>
      </w:pPr>
      <w:hyperlink r:id="rId63">
        <w:r>
          <w:rPr>
            <w:rStyle w:val="Hyperlink"/>
          </w:rPr>
          <w:t xml:space="preserve">https://fred.stlouisfed.org/docs/api/api_key.html</w:t>
        </w:r>
      </w:hyperlink>
    </w:p>
    <w:p>
      <w:pPr>
        <w:pStyle w:val="BodyText"/>
      </w:pPr>
      <w:hyperlink r:id="rId64">
        <w:r>
          <w:rPr>
            <w:rStyle w:val="Hyperlink"/>
          </w:rPr>
          <w:t xml:space="preserve">[60]</w:t>
        </w:r>
      </w:hyperlink>
      <w:r>
        <w:t xml:space="preserve"> </w:t>
      </w:r>
      <w:hyperlink r:id="rId64">
        <w:r>
          <w:rPr>
            <w:rStyle w:val="Hyperlink"/>
          </w:rPr>
          <w:t xml:space="preserve">[73]</w:t>
        </w:r>
      </w:hyperlink>
      <w:r>
        <w:t xml:space="preserve"> </w:t>
      </w:r>
      <w:hyperlink r:id="rId64">
        <w:r>
          <w:rPr>
            <w:rStyle w:val="Hyperlink"/>
          </w:rPr>
          <w:t xml:space="preserve">[95]</w:t>
        </w:r>
      </w:hyperlink>
      <w:r>
        <w:t xml:space="preserve"> </w:t>
      </w:r>
      <w:hyperlink r:id="rId64">
        <w:r>
          <w:rPr>
            <w:rStyle w:val="Hyperlink"/>
          </w:rPr>
          <w:t xml:space="preserve">[109]</w:t>
        </w:r>
      </w:hyperlink>
      <w:r>
        <w:t xml:space="preserve"> </w:t>
      </w:r>
      <w:r>
        <w:t xml:space="preserve">https://fred.stlouisfed.org/docs/api/fred/series_observations.html</w:t>
      </w:r>
    </w:p>
    <w:p>
      <w:pPr>
        <w:pStyle w:val="BodyText"/>
      </w:pPr>
      <w:hyperlink r:id="rId64">
        <w:r>
          <w:rPr>
            <w:rStyle w:val="Hyperlink"/>
          </w:rPr>
          <w:t xml:space="preserve">https://fred.stlouisfed.org/docs/api/fred/series_observations.html</w:t>
        </w:r>
      </w:hyperlink>
    </w:p>
    <w:p>
      <w:pPr>
        <w:pStyle w:val="BodyText"/>
      </w:pPr>
      <w:hyperlink r:id="rId65">
        <w:r>
          <w:rPr>
            <w:rStyle w:val="Hyperlink"/>
          </w:rPr>
          <w:t xml:space="preserve">[61]</w:t>
        </w:r>
      </w:hyperlink>
      <w:r>
        <w:t xml:space="preserve"> </w:t>
      </w:r>
      <w:hyperlink r:id="rId65">
        <w:r>
          <w:rPr>
            <w:rStyle w:val="Hyperlink"/>
          </w:rPr>
          <w:t xml:space="preserve">[102]</w:t>
        </w:r>
      </w:hyperlink>
      <w:r>
        <w:t xml:space="preserve"> </w:t>
      </w:r>
      <w:r>
        <w:t xml:space="preserve">GitHub - jaycollett/SchwabPy: Python API library for the Charles Schwab Retail Customer APIs · GitHub</w:t>
      </w:r>
    </w:p>
    <w:p>
      <w:pPr>
        <w:pStyle w:val="BodyText"/>
      </w:pPr>
      <w:hyperlink r:id="rId65">
        <w:r>
          <w:rPr>
            <w:rStyle w:val="Hyperlink"/>
          </w:rPr>
          <w:t xml:space="preserve">https://github.com/jaycollett/schwabpy</w:t>
        </w:r>
      </w:hyperlink>
    </w:p>
    <w:p>
      <w:pPr>
        <w:pStyle w:val="BodyText"/>
      </w:pPr>
      <w:hyperlink r:id="rId66">
        <w:r>
          <w:rPr>
            <w:rStyle w:val="Hyperlink"/>
          </w:rPr>
          <w:t xml:space="preserve">[62]</w:t>
        </w:r>
      </w:hyperlink>
      <w:r>
        <w:t xml:space="preserve"> </w:t>
      </w:r>
      <w:hyperlink r:id="rId66">
        <w:r>
          <w:rPr>
            <w:rStyle w:val="Hyperlink"/>
          </w:rPr>
          <w:t xml:space="preserve">[63]</w:t>
        </w:r>
      </w:hyperlink>
      <w:r>
        <w:t xml:space="preserve"> </w:t>
      </w:r>
      <w:r>
        <w:t xml:space="preserve">https://www.bls.gov/developers/api_signature_v2.htm</w:t>
      </w:r>
    </w:p>
    <w:p>
      <w:pPr>
        <w:pStyle w:val="BodyText"/>
      </w:pPr>
      <w:hyperlink r:id="rId66">
        <w:r>
          <w:rPr>
            <w:rStyle w:val="Hyperlink"/>
          </w:rPr>
          <w:t xml:space="preserve">https://www.bls.gov/developers/api_signature_v2.htm</w:t>
        </w:r>
      </w:hyperlink>
    </w:p>
    <w:p>
      <w:pPr>
        <w:pStyle w:val="BodyText"/>
      </w:pPr>
      <w:hyperlink r:id="rId67">
        <w:r>
          <w:rPr>
            <w:rStyle w:val="Hyperlink"/>
          </w:rPr>
          <w:t xml:space="preserve">[65]</w:t>
        </w:r>
      </w:hyperlink>
      <w:r>
        <w:t xml:space="preserve"> </w:t>
      </w:r>
      <w:r>
        <w:t xml:space="preserve">https://www.bea.gov/resources/for-developers</w:t>
      </w:r>
    </w:p>
    <w:p>
      <w:pPr>
        <w:pStyle w:val="BodyText"/>
      </w:pPr>
      <w:hyperlink r:id="rId67">
        <w:r>
          <w:rPr>
            <w:rStyle w:val="Hyperlink"/>
          </w:rPr>
          <w:t xml:space="preserve">https://www.bea.gov/resources/for-developers</w:t>
        </w:r>
      </w:hyperlink>
    </w:p>
    <w:p>
      <w:pPr>
        <w:pStyle w:val="BodyText"/>
      </w:pPr>
      <w:hyperlink r:id="rId68">
        <w:r>
          <w:rPr>
            <w:rStyle w:val="Hyperlink"/>
          </w:rPr>
          <w:t xml:space="preserve">[66]</w:t>
        </w:r>
      </w:hyperlink>
      <w:r>
        <w:t xml:space="preserve"> </w:t>
      </w:r>
      <w:r>
        <w:t xml:space="preserve">https://us-bea.github.io/econ-visual-guide/access-economic-data-via-the-bea-api.html</w:t>
      </w:r>
    </w:p>
    <w:p>
      <w:pPr>
        <w:pStyle w:val="BodyText"/>
      </w:pPr>
      <w:hyperlink r:id="rId68">
        <w:r>
          <w:rPr>
            <w:rStyle w:val="Hyperlink"/>
          </w:rPr>
          <w:t xml:space="preserve">https://us-bea.github.io/econ-visual-guide/access-economic-data-via-the-bea-api.html</w:t>
        </w:r>
      </w:hyperlink>
    </w:p>
    <w:p>
      <w:pPr>
        <w:pStyle w:val="BodyText"/>
      </w:pPr>
      <w:hyperlink r:id="rId69">
        <w:r>
          <w:rPr>
            <w:rStyle w:val="Hyperlink"/>
          </w:rPr>
          <w:t xml:space="preserve">[71]</w:t>
        </w:r>
      </w:hyperlink>
      <w:r>
        <w:t xml:space="preserve"> </w:t>
      </w:r>
      <w:r>
        <w:t xml:space="preserve">https://blog.gdeltproject.org/gdelt-doc-2-0-api-debuts/</w:t>
      </w:r>
    </w:p>
    <w:p>
      <w:pPr>
        <w:pStyle w:val="BodyText"/>
      </w:pPr>
      <w:hyperlink r:id="rId69">
        <w:r>
          <w:rPr>
            <w:rStyle w:val="Hyperlink"/>
          </w:rPr>
          <w:t xml:space="preserve">https://blog.gdeltproject.org/gdelt-doc-2-0-api-debuts/</w:t>
        </w:r>
      </w:hyperlink>
    </w:p>
    <w:p>
      <w:pPr>
        <w:pStyle w:val="BodyText"/>
      </w:pPr>
      <w:hyperlink r:id="rId70">
        <w:r>
          <w:rPr>
            <w:rStyle w:val="Hyperlink"/>
          </w:rPr>
          <w:t xml:space="preserve">[74]</w:t>
        </w:r>
      </w:hyperlink>
      <w:r>
        <w:t xml:space="preserve"> </w:t>
      </w:r>
      <w:r>
        <w:t xml:space="preserve">https://newsapi.org/pricing</w:t>
      </w:r>
    </w:p>
    <w:p>
      <w:pPr>
        <w:pStyle w:val="BodyText"/>
      </w:pPr>
      <w:hyperlink r:id="rId70">
        <w:r>
          <w:rPr>
            <w:rStyle w:val="Hyperlink"/>
          </w:rPr>
          <w:t xml:space="preserve">https://newsapi.org/pricing</w:t>
        </w:r>
      </w:hyperlink>
    </w:p>
    <w:p>
      <w:pPr>
        <w:pStyle w:val="BodyText"/>
      </w:pPr>
      <w:hyperlink r:id="rId71">
        <w:r>
          <w:rPr>
            <w:rStyle w:val="Hyperlink"/>
          </w:rPr>
          <w:t xml:space="preserve">[75]</w:t>
        </w:r>
      </w:hyperlink>
      <w:r>
        <w:t xml:space="preserve"> </w:t>
      </w:r>
      <w:r>
        <w:t xml:space="preserve">https://newsapi.org/docs/endpoints/everything</w:t>
      </w:r>
    </w:p>
    <w:p>
      <w:pPr>
        <w:pStyle w:val="BodyText"/>
      </w:pPr>
      <w:hyperlink r:id="rId71">
        <w:r>
          <w:rPr>
            <w:rStyle w:val="Hyperlink"/>
          </w:rPr>
          <w:t xml:space="preserve">https://newsapi.org/docs/endpoints/everything</w:t>
        </w:r>
      </w:hyperlink>
    </w:p>
    <w:p>
      <w:pPr>
        <w:pStyle w:val="BodyText"/>
      </w:pPr>
      <w:hyperlink r:id="rId72">
        <w:r>
          <w:rPr>
            <w:rStyle w:val="Hyperlink"/>
          </w:rPr>
          <w:t xml:space="preserve">[77]</w:t>
        </w:r>
      </w:hyperlink>
      <w:r>
        <w:t xml:space="preserve"> </w:t>
      </w:r>
      <w:hyperlink r:id="rId72">
        <w:r>
          <w:rPr>
            <w:rStyle w:val="Hyperlink"/>
          </w:rPr>
          <w:t xml:space="preserve">[91]</w:t>
        </w:r>
      </w:hyperlink>
      <w:r>
        <w:t xml:space="preserve"> </w:t>
      </w:r>
      <w:r>
        <w:t xml:space="preserve">https://support.reddithelp.com/hc/en-us/articles/16160319875092-Reddit-Data-API-Wiki</w:t>
      </w:r>
    </w:p>
    <w:p>
      <w:pPr>
        <w:pStyle w:val="BodyText"/>
      </w:pPr>
      <w:hyperlink r:id="rId72">
        <w:r>
          <w:rPr>
            <w:rStyle w:val="Hyperlink"/>
          </w:rPr>
          <w:t xml:space="preserve">https://support.reddithelp.com/hc/en-us/articles/16160319875092-Reddit-Data-API-Wiki</w:t>
        </w:r>
      </w:hyperlink>
    </w:p>
    <w:p>
      <w:pPr>
        <w:pStyle w:val="BodyText"/>
      </w:pPr>
      <w:hyperlink r:id="rId73">
        <w:r>
          <w:rPr>
            <w:rStyle w:val="Hyperlink"/>
          </w:rPr>
          <w:t xml:space="preserve">[79]</w:t>
        </w:r>
      </w:hyperlink>
      <w:r>
        <w:t xml:space="preserve"> </w:t>
      </w:r>
      <w:hyperlink r:id="rId73">
        <w:r>
          <w:rPr>
            <w:rStyle w:val="Hyperlink"/>
          </w:rPr>
          <w:t xml:space="preserve">[80]</w:t>
        </w:r>
      </w:hyperlink>
      <w:r>
        <w:t xml:space="preserve"> </w:t>
      </w:r>
      <w:r>
        <w:t xml:space="preserve">https://doc.wikimedia.org/generated-data-platform/aqs/analytics-api/reference/page-views.html</w:t>
      </w:r>
    </w:p>
    <w:p>
      <w:pPr>
        <w:pStyle w:val="BodyText"/>
      </w:pPr>
      <w:hyperlink r:id="rId73">
        <w:r>
          <w:rPr>
            <w:rStyle w:val="Hyperlink"/>
          </w:rPr>
          <w:t xml:space="preserve">https://doc.wikimedia.org/generated-data-platform/aqs/analytics-api/reference/page-views.html</w:t>
        </w:r>
      </w:hyperlink>
    </w:p>
    <w:p>
      <w:pPr>
        <w:pStyle w:val="BodyText"/>
      </w:pPr>
      <w:hyperlink r:id="rId74">
        <w:r>
          <w:rPr>
            <w:rStyle w:val="Hyperlink"/>
          </w:rPr>
          <w:t xml:space="preserve">[81]</w:t>
        </w:r>
      </w:hyperlink>
      <w:r>
        <w:t xml:space="preserve"> </w:t>
      </w:r>
      <w:r>
        <w:t xml:space="preserve">https://iexcloud.org/</w:t>
      </w:r>
    </w:p>
    <w:p>
      <w:pPr>
        <w:pStyle w:val="BodyText"/>
      </w:pPr>
      <w:hyperlink r:id="rId74">
        <w:r>
          <w:rPr>
            <w:rStyle w:val="Hyperlink"/>
          </w:rPr>
          <w:t xml:space="preserve">https://iexcloud.org/</w:t>
        </w:r>
      </w:hyperlink>
    </w:p>
    <w:p>
      <w:pPr>
        <w:pStyle w:val="BodyText"/>
      </w:pPr>
      <w:hyperlink r:id="rId78">
        <w:r>
          <w:rPr>
            <w:rStyle w:val="Hyperlink"/>
          </w:rPr>
          <w:t xml:space="preserve">[87]</w:t>
        </w:r>
      </w:hyperlink>
      <w:r>
        <w:t xml:space="preserve"> </w:t>
      </w:r>
      <w:r>
        <w:t xml:space="preserve">Kenneth R. French - Data Library</w:t>
      </w:r>
    </w:p>
    <w:p>
      <w:pPr>
        <w:pStyle w:val="BodyText"/>
      </w:pPr>
      <w:hyperlink r:id="rId78">
        <w:r>
          <w:rPr>
            <w:rStyle w:val="Hyperlink"/>
          </w:rPr>
          <w:t xml:space="preserve">https://mba.tuck.dartmouth.edu/pages/faculty/ken.french/data_library.html?utm_source=chatgpt.com</w:t>
        </w:r>
      </w:hyperlink>
    </w:p>
    <w:p>
      <w:pPr>
        <w:pStyle w:val="BodyText"/>
      </w:pPr>
      <w:hyperlink r:id="rId82">
        <w:r>
          <w:rPr>
            <w:rStyle w:val="Hyperlink"/>
          </w:rPr>
          <w:t xml:space="preserve">[89]</w:t>
        </w:r>
      </w:hyperlink>
      <w:r>
        <w:t xml:space="preserve"> </w:t>
      </w:r>
      <w:hyperlink r:id="rId82">
        <w:r>
          <w:rPr>
            <w:rStyle w:val="Hyperlink"/>
          </w:rPr>
          <w:t xml:space="preserve">[107]</w:t>
        </w:r>
      </w:hyperlink>
      <w:r>
        <w:t xml:space="preserve"> </w:t>
      </w:r>
      <w:r>
        <w:t xml:space="preserve">https://vectorbt.dev/</w:t>
      </w:r>
    </w:p>
    <w:p>
      <w:pPr>
        <w:pStyle w:val="BodyText"/>
      </w:pPr>
      <w:hyperlink r:id="rId82">
        <w:r>
          <w:rPr>
            <w:rStyle w:val="Hyperlink"/>
          </w:rPr>
          <w:t xml:space="preserve">https://vectorbt.dev/</w:t>
        </w:r>
      </w:hyperlink>
    </w:p>
    <w:p>
      <w:pPr>
        <w:pStyle w:val="BodyText"/>
      </w:pPr>
      <w:hyperlink r:id="rId83">
        <w:r>
          <w:rPr>
            <w:rStyle w:val="Hyperlink"/>
          </w:rPr>
          <w:t xml:space="preserve">[90]</w:t>
        </w:r>
      </w:hyperlink>
      <w:r>
        <w:t xml:space="preserve"> </w:t>
      </w:r>
      <w:r>
        <w:t xml:space="preserve">https://www.backtrader.com/docu/cerebro/</w:t>
      </w:r>
    </w:p>
    <w:p>
      <w:pPr>
        <w:pStyle w:val="BodyText"/>
      </w:pPr>
      <w:hyperlink r:id="rId83">
        <w:r>
          <w:rPr>
            <w:rStyle w:val="Hyperlink"/>
          </w:rPr>
          <w:t xml:space="preserve">https://www.backtrader.com/docu/cerebro/</w:t>
        </w:r>
      </w:hyperlink>
    </w:p>
    <w:p>
      <w:pPr>
        <w:pStyle w:val="BodyText"/>
      </w:pPr>
      <w:hyperlink r:id="rId84">
        <w:r>
          <w:rPr>
            <w:rStyle w:val="Hyperlink"/>
          </w:rPr>
          <w:t xml:space="preserve">[92]</w:t>
        </w:r>
      </w:hyperlink>
      <w:r>
        <w:t xml:space="preserve"> </w:t>
      </w:r>
      <w:r>
        <w:t xml:space="preserve">https://github.com/quantconnect/lean</w:t>
      </w:r>
    </w:p>
    <w:p>
      <w:pPr>
        <w:pStyle w:val="BodyText"/>
      </w:pPr>
      <w:hyperlink r:id="rId84">
        <w:r>
          <w:rPr>
            <w:rStyle w:val="Hyperlink"/>
          </w:rPr>
          <w:t xml:space="preserve">https://github.com/quantconnect/lean</w:t>
        </w:r>
      </w:hyperlink>
    </w:p>
    <w:p>
      <w:pPr>
        <w:pStyle w:val="BodyText"/>
      </w:pPr>
      <w:hyperlink r:id="rId85">
        <w:r>
          <w:rPr>
            <w:rStyle w:val="Hyperlink"/>
          </w:rPr>
          <w:t xml:space="preserve">[93]</w:t>
        </w:r>
      </w:hyperlink>
      <w:r>
        <w:t xml:space="preserve"> </w:t>
      </w:r>
      <w:r>
        <w:t xml:space="preserve">https://zipline.ml4trading.io/</w:t>
      </w:r>
    </w:p>
    <w:p>
      <w:pPr>
        <w:pStyle w:val="BodyText"/>
      </w:pPr>
      <w:hyperlink r:id="rId85">
        <w:r>
          <w:rPr>
            <w:rStyle w:val="Hyperlink"/>
          </w:rPr>
          <w:t xml:space="preserve">https://zipline.ml4trading.io/</w:t>
        </w:r>
      </w:hyperlink>
    </w:p>
    <w:p>
      <w:pPr>
        <w:pStyle w:val="BodyText"/>
      </w:pPr>
      <w:hyperlink r:id="rId102">
        <w:r>
          <w:rPr>
            <w:rStyle w:val="Hyperlink"/>
          </w:rPr>
          <w:t xml:space="preserve">[108]</w:t>
        </w:r>
      </w:hyperlink>
      <w:r>
        <w:t xml:space="preserve"> </w:t>
      </w:r>
      <w:r>
        <w:t xml:space="preserve">Kenneth R. French - Detail for Monthly Momentum Factor ...</w:t>
      </w:r>
    </w:p>
    <w:p>
      <w:pPr>
        <w:pStyle w:val="BodyText"/>
      </w:pPr>
      <w:hyperlink r:id="rId102">
        <w:r>
          <w:rPr>
            <w:rStyle w:val="Hyperlink"/>
          </w:rPr>
          <w:t xml:space="preserve">https://mba.tuck.dartmouth.edu/pages/faculty/ken.french/data_library/det_mom_factor.html?utm_source=chatgpt.com</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w="http://schemas.openxmlformats.org/wordprocessingml/2006/main">
  <w:zoom w:percent="100"/>
  <w:embedSystemFonts/>
  <w:proofState w:grammar="clean" w:spelling="clean"/>
  <w:trackRevisions/>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pi.gdeltproject.org/api/v2/doc/doc?query=" TargetMode="External" /><Relationship Type="http://schemas.openxmlformats.org/officeDocument/2006/relationships/hyperlink" Id="rId69" Target="https://blog.gdeltproject.org/gdelt-doc-2-0-api-debuts/" TargetMode="External" /><Relationship Type="http://schemas.openxmlformats.org/officeDocument/2006/relationships/hyperlink" Id="rId40" Target="https://corpgov.law.harvard.edu/2022/02/02/spoofing-and-its-regulation/" TargetMode="External" /><Relationship Type="http://schemas.openxmlformats.org/officeDocument/2006/relationships/hyperlink" Id="rId59" Target="https://developers.binance.com/docs/binance-spot-api-docs/faqs/market_data_only" TargetMode="External" /><Relationship Type="http://schemas.openxmlformats.org/officeDocument/2006/relationships/hyperlink" Id="rId73" Target="https://doc.wikimedia.org/generated-data-platform/aqs/analytics-api/reference/page-views.html" TargetMode="External" /><Relationship Type="http://schemas.openxmlformats.org/officeDocument/2006/relationships/hyperlink" Id="rId58" Target="https://docs.alpaca.markets/docs/paper-trading" TargetMode="External" /><Relationship Type="http://schemas.openxmlformats.org/officeDocument/2006/relationships/hyperlink" Id="rId61" Target="https://docs.cdp.coinbase.com/coinbase-app/advanced-trade-apis/overview" TargetMode="External" /><Relationship Type="http://schemas.openxmlformats.org/officeDocument/2006/relationships/hyperlink" Id="rId62" Target="https://docs.cdp.coinbase.com/coinbase-app/advanced-trade-apis/rest-api" TargetMode="External" /><Relationship Type="http://schemas.openxmlformats.org/officeDocument/2006/relationships/hyperlink" Id="rId53" Target="https://docs.data.nasdaq.com/docs/api-and-analysis-tools-for-tables-data" TargetMode="External" /><Relationship Type="http://schemas.openxmlformats.org/officeDocument/2006/relationships/hyperlink" Id="rId54" Target="https://docs.data.nasdaq.com/docs/quick-start-examples-9" TargetMode="External" /><Relationship Type="http://schemas.openxmlformats.org/officeDocument/2006/relationships/hyperlink" Id="rId30" Target="https://docs.rs/schwab_api" TargetMode="External" /><Relationship Type="http://schemas.openxmlformats.org/officeDocument/2006/relationships/hyperlink" Id="rId27" Target="https://docs.rs/schwab_api/latest/src/schwab_api/model/trader/order_request.rs.html" TargetMode="External" /><Relationship Type="http://schemas.openxmlformats.org/officeDocument/2006/relationships/hyperlink" Id="rId55" Target="https://docs.tradier.com/docs/endpoints" TargetMode="External" /><Relationship Type="http://schemas.openxmlformats.org/officeDocument/2006/relationships/hyperlink" Id="rId56" Target="https://docs.tradier.com/reference/brokerage-api-markets-get-options-chains" TargetMode="External" /><Relationship Type="http://schemas.openxmlformats.org/officeDocument/2006/relationships/hyperlink" Id="rId48" Target="https://finnhub.io/docs/api/rate-limit" TargetMode="External" /><Relationship Type="http://schemas.openxmlformats.org/officeDocument/2006/relationships/hyperlink" Id="rId63" Target="https://fred.stlouisfed.org/docs/api/api_key.html" TargetMode="External" /><Relationship Type="http://schemas.openxmlformats.org/officeDocument/2006/relationships/hyperlink" Id="rId64" Target="https://fred.stlouisfed.org/docs/api/fred/series_observations.html" TargetMode="External" /><Relationship Type="http://schemas.openxmlformats.org/officeDocument/2006/relationships/hyperlink" Id="rId60" Target="https://github.com/binance/binance-spot-api-docs/blob/master/rest-api.md" TargetMode="External" /><Relationship Type="http://schemas.openxmlformats.org/officeDocument/2006/relationships/hyperlink" Id="rId65" Target="https://github.com/jaycollett/schwabpy" TargetMode="External" /><Relationship Type="http://schemas.openxmlformats.org/officeDocument/2006/relationships/hyperlink" Id="rId21" Target="https://github.com/kebroad/schwab-market-data-production-go" TargetMode="External" /><Relationship Type="http://schemas.openxmlformats.org/officeDocument/2006/relationships/hyperlink" Id="rId84" Target="https://github.com/quantconnect/lean" TargetMode="External" /><Relationship Type="http://schemas.openxmlformats.org/officeDocument/2006/relationships/hyperlink" Id="rId74" Target="https://iexcloud.org/" TargetMode="External" /><Relationship Type="http://schemas.openxmlformats.org/officeDocument/2006/relationships/hyperlink" Id="rId31" Target="https://lumibot.lumiwealth.com/brokers.schwab.html" TargetMode="External" /><Relationship Type="http://schemas.openxmlformats.org/officeDocument/2006/relationships/hyperlink" Id="rId78" Target="https://mba.tuck.dartmouth.edu/pages/faculty/ken.french/data_library.html?utm_source=chatgpt.com" TargetMode="External" /><Relationship Type="http://schemas.openxmlformats.org/officeDocument/2006/relationships/hyperlink" Id="rId102" Target="https://mba.tuck.dartmouth.edu/pages/faculty/ken.french/data_library/det_mom_factor.html?utm_source=chatgpt.com" TargetMode="External" /><Relationship Type="http://schemas.openxmlformats.org/officeDocument/2006/relationships/hyperlink" Id="rId71" Target="https://newsapi.org/docs/endpoints/everything" TargetMode="External" /><Relationship Type="http://schemas.openxmlformats.org/officeDocument/2006/relationships/hyperlink" Id="rId70" Target="https://newsapi.org/pricing" TargetMode="External" /><Relationship Type="http://schemas.openxmlformats.org/officeDocument/2006/relationships/hyperlink" Id="rId26" Target="https://pkg.go.dev/github.com/samjtro/go-schwab-traderapi/accounts-trading" TargetMode="External" /><Relationship Type="http://schemas.openxmlformats.org/officeDocument/2006/relationships/hyperlink" Id="rId57" Target="https://sec-edgar-api.readthedocs.io/" TargetMode="External" /><Relationship Type="http://schemas.openxmlformats.org/officeDocument/2006/relationships/hyperlink" Id="rId52" Target="https://site.financialmodelingprep.com/developer/docs" TargetMode="External" /><Relationship Type="http://schemas.openxmlformats.org/officeDocument/2006/relationships/hyperlink" Id="rId45" Target="https://support.kraken.com/articles/360000919986-public-endpoint-examples-you-can-try-them-directly-in-a-web-browser-" TargetMode="External" /><Relationship Type="http://schemas.openxmlformats.org/officeDocument/2006/relationships/hyperlink" Id="rId72" Target="https://support.reddithelp.com/hc/en-us/articles/16160319875092-Reddit-Data-API-Wiki" TargetMode="External" /><Relationship Type="http://schemas.openxmlformats.org/officeDocument/2006/relationships/hyperlink" Id="rId50" Target="https://support.twelvedata.com/en/articles/5335783-trial" TargetMode="External" /><Relationship Type="http://schemas.openxmlformats.org/officeDocument/2006/relationships/hyperlink" Id="rId51" Target="https://twelvedata.com/docs" TargetMode="External" /><Relationship Type="http://schemas.openxmlformats.org/officeDocument/2006/relationships/hyperlink" Id="rId68" Target="https://us-bea.github.io/econ-visual-guide/access-economic-data-via-the-bea-api.html" TargetMode="External" /><Relationship Type="http://schemas.openxmlformats.org/officeDocument/2006/relationships/hyperlink" Id="rId82" Target="https://vectorbt.dev/" TargetMode="External" /><Relationship Type="http://schemas.openxmlformats.org/officeDocument/2006/relationships/hyperlink" Id="rId47" Target="https://www.alphavantage.co/documentation/" TargetMode="External" /><Relationship Type="http://schemas.openxmlformats.org/officeDocument/2006/relationships/hyperlink" Id="rId46" Target="https://www.alphavantage.co/support/" TargetMode="External" /><Relationship Type="http://schemas.openxmlformats.org/officeDocument/2006/relationships/hyperlink" Id="rId83" Target="https://www.backtrader.com/docu/cerebro/" TargetMode="External" /><Relationship Type="http://schemas.openxmlformats.org/officeDocument/2006/relationships/hyperlink" Id="rId67" Target="https://www.bea.gov/resources/for-developers" TargetMode="External" /><Relationship Type="http://schemas.openxmlformats.org/officeDocument/2006/relationships/hyperlink" Id="rId66" Target="https://www.bls.gov/developers/api_signature_v2.htm" TargetMode="External" /><Relationship Type="http://schemas.openxmlformats.org/officeDocument/2006/relationships/hyperlink" Id="rId23" Target="https://www.davidhbailey.com/dhbpapers/backtest-prob.pdf?utm_source=chatgpt.com" TargetMode="External" /><Relationship Type="http://schemas.openxmlformats.org/officeDocument/2006/relationships/hyperlink" Id="rId37" Target="https://www.finra.org/compliance-tools/weekly-archive/01072026" TargetMode="External" /><Relationship Type="http://schemas.openxmlformats.org/officeDocument/2006/relationships/hyperlink" Id="rId35" Target="https://www.finra.org/investors/investing/investment-products/stocks/day-trading" TargetMode="External" /><Relationship Type="http://schemas.openxmlformats.org/officeDocument/2006/relationships/hyperlink" Id="rId39" Target="https://www.irs.gov/pub/irs-pdf/p550.pdf" TargetMode="External" /><Relationship Type="http://schemas.openxmlformats.org/officeDocument/2006/relationships/hyperlink" Id="rId28" Target="https://www.schwab.com/learn/story/3-order-types-market-limit-and-stop-orders" TargetMode="External" /><Relationship Type="http://schemas.openxmlformats.org/officeDocument/2006/relationships/hyperlink" Id="rId24" Target="https://www.schwab.com/legal/trading-risks" TargetMode="External" /><Relationship Type="http://schemas.openxmlformats.org/officeDocument/2006/relationships/hyperlink" Id="rId42" Target="https://www.schwab.com/node/15241" TargetMode="External" /><Relationship Type="http://schemas.openxmlformats.org/officeDocument/2006/relationships/hyperlink" Id="rId22" Target="https://www.sec.gov/about/reports-publications/investorpubsdaytipshtm" TargetMode="External" /><Relationship Type="http://schemas.openxmlformats.org/officeDocument/2006/relationships/hyperlink" Id="rId38" Target="https://www.sec.gov/investor/alerts/ib_marginaccounts.pdf" TargetMode="External" /><Relationship Type="http://schemas.openxmlformats.org/officeDocument/2006/relationships/hyperlink" Id="rId36" Target="https://www.sec.gov/search-filings/edgar-search-assistance/accessing-edgar-data" TargetMode="External" /><Relationship Type="http://schemas.openxmlformats.org/officeDocument/2006/relationships/hyperlink" Id="rId41" Target="https://www.theocc.com/company-information/documents-and-archives/options-disclosure-document" TargetMode="External" /><Relationship Type="http://schemas.openxmlformats.org/officeDocument/2006/relationships/hyperlink" Id="rId85" Target="https://zipline.ml4trading.io/" TargetMode="External" /></Relationships>
</file>

<file path=word/_rels/footnotes.xml.rels><?xml version="1.0" encoding="UTF-8"?><Relationships xmlns="http://schemas.openxmlformats.org/package/2006/relationships"><Relationship Type="http://schemas.openxmlformats.org/officeDocument/2006/relationships/hyperlink" Id="rId49" Target="https://api.gdeltproject.org/api/v2/doc/doc?query=" TargetMode="External" /><Relationship Type="http://schemas.openxmlformats.org/officeDocument/2006/relationships/hyperlink" Id="rId69" Target="https://blog.gdeltproject.org/gdelt-doc-2-0-api-debuts/" TargetMode="External" /><Relationship Type="http://schemas.openxmlformats.org/officeDocument/2006/relationships/hyperlink" Id="rId40" Target="https://corpgov.law.harvard.edu/2022/02/02/spoofing-and-its-regulation/" TargetMode="External" /><Relationship Type="http://schemas.openxmlformats.org/officeDocument/2006/relationships/hyperlink" Id="rId59" Target="https://developers.binance.com/docs/binance-spot-api-docs/faqs/market_data_only" TargetMode="External" /><Relationship Type="http://schemas.openxmlformats.org/officeDocument/2006/relationships/hyperlink" Id="rId73" Target="https://doc.wikimedia.org/generated-data-platform/aqs/analytics-api/reference/page-views.html" TargetMode="External" /><Relationship Type="http://schemas.openxmlformats.org/officeDocument/2006/relationships/hyperlink" Id="rId58" Target="https://docs.alpaca.markets/docs/paper-trading" TargetMode="External" /><Relationship Type="http://schemas.openxmlformats.org/officeDocument/2006/relationships/hyperlink" Id="rId61" Target="https://docs.cdp.coinbase.com/coinbase-app/advanced-trade-apis/overview" TargetMode="External" /><Relationship Type="http://schemas.openxmlformats.org/officeDocument/2006/relationships/hyperlink" Id="rId62" Target="https://docs.cdp.coinbase.com/coinbase-app/advanced-trade-apis/rest-api" TargetMode="External" /><Relationship Type="http://schemas.openxmlformats.org/officeDocument/2006/relationships/hyperlink" Id="rId53" Target="https://docs.data.nasdaq.com/docs/api-and-analysis-tools-for-tables-data" TargetMode="External" /><Relationship Type="http://schemas.openxmlformats.org/officeDocument/2006/relationships/hyperlink" Id="rId54" Target="https://docs.data.nasdaq.com/docs/quick-start-examples-9" TargetMode="External" /><Relationship Type="http://schemas.openxmlformats.org/officeDocument/2006/relationships/hyperlink" Id="rId30" Target="https://docs.rs/schwab_api" TargetMode="External" /><Relationship Type="http://schemas.openxmlformats.org/officeDocument/2006/relationships/hyperlink" Id="rId27" Target="https://docs.rs/schwab_api/latest/src/schwab_api/model/trader/order_request.rs.html" TargetMode="External" /><Relationship Type="http://schemas.openxmlformats.org/officeDocument/2006/relationships/hyperlink" Id="rId55" Target="https://docs.tradier.com/docs/endpoints" TargetMode="External" /><Relationship Type="http://schemas.openxmlformats.org/officeDocument/2006/relationships/hyperlink" Id="rId56" Target="https://docs.tradier.com/reference/brokerage-api-markets-get-options-chains" TargetMode="External" /><Relationship Type="http://schemas.openxmlformats.org/officeDocument/2006/relationships/hyperlink" Id="rId48" Target="https://finnhub.io/docs/api/rate-limit" TargetMode="External" /><Relationship Type="http://schemas.openxmlformats.org/officeDocument/2006/relationships/hyperlink" Id="rId63" Target="https://fred.stlouisfed.org/docs/api/api_key.html" TargetMode="External" /><Relationship Type="http://schemas.openxmlformats.org/officeDocument/2006/relationships/hyperlink" Id="rId64" Target="https://fred.stlouisfed.org/docs/api/fred/series_observations.html" TargetMode="External" /><Relationship Type="http://schemas.openxmlformats.org/officeDocument/2006/relationships/hyperlink" Id="rId60" Target="https://github.com/binance/binance-spot-api-docs/blob/master/rest-api.md" TargetMode="External" /><Relationship Type="http://schemas.openxmlformats.org/officeDocument/2006/relationships/hyperlink" Id="rId65" Target="https://github.com/jaycollett/schwabpy" TargetMode="External" /><Relationship Type="http://schemas.openxmlformats.org/officeDocument/2006/relationships/hyperlink" Id="rId21" Target="https://github.com/kebroad/schwab-market-data-production-go" TargetMode="External" /><Relationship Type="http://schemas.openxmlformats.org/officeDocument/2006/relationships/hyperlink" Id="rId84" Target="https://github.com/quantconnect/lean" TargetMode="External" /><Relationship Type="http://schemas.openxmlformats.org/officeDocument/2006/relationships/hyperlink" Id="rId74" Target="https://iexcloud.org/" TargetMode="External" /><Relationship Type="http://schemas.openxmlformats.org/officeDocument/2006/relationships/hyperlink" Id="rId31" Target="https://lumibot.lumiwealth.com/brokers.schwab.html" TargetMode="External" /><Relationship Type="http://schemas.openxmlformats.org/officeDocument/2006/relationships/hyperlink" Id="rId78" Target="https://mba.tuck.dartmouth.edu/pages/faculty/ken.french/data_library.html?utm_source=chatgpt.com" TargetMode="External" /><Relationship Type="http://schemas.openxmlformats.org/officeDocument/2006/relationships/hyperlink" Id="rId102" Target="https://mba.tuck.dartmouth.edu/pages/faculty/ken.french/data_library/det_mom_factor.html?utm_source=chatgpt.com" TargetMode="External" /><Relationship Type="http://schemas.openxmlformats.org/officeDocument/2006/relationships/hyperlink" Id="rId71" Target="https://newsapi.org/docs/endpoints/everything" TargetMode="External" /><Relationship Type="http://schemas.openxmlformats.org/officeDocument/2006/relationships/hyperlink" Id="rId70" Target="https://newsapi.org/pricing" TargetMode="External" /><Relationship Type="http://schemas.openxmlformats.org/officeDocument/2006/relationships/hyperlink" Id="rId26" Target="https://pkg.go.dev/github.com/samjtro/go-schwab-traderapi/accounts-trading" TargetMode="External" /><Relationship Type="http://schemas.openxmlformats.org/officeDocument/2006/relationships/hyperlink" Id="rId57" Target="https://sec-edgar-api.readthedocs.io/" TargetMode="External" /><Relationship Type="http://schemas.openxmlformats.org/officeDocument/2006/relationships/hyperlink" Id="rId52" Target="https://site.financialmodelingprep.com/developer/docs" TargetMode="External" /><Relationship Type="http://schemas.openxmlformats.org/officeDocument/2006/relationships/hyperlink" Id="rId45" Target="https://support.kraken.com/articles/360000919986-public-endpoint-examples-you-can-try-them-directly-in-a-web-browser-" TargetMode="External" /><Relationship Type="http://schemas.openxmlformats.org/officeDocument/2006/relationships/hyperlink" Id="rId72" Target="https://support.reddithelp.com/hc/en-us/articles/16160319875092-Reddit-Data-API-Wiki" TargetMode="External" /><Relationship Type="http://schemas.openxmlformats.org/officeDocument/2006/relationships/hyperlink" Id="rId50" Target="https://support.twelvedata.com/en/articles/5335783-trial" TargetMode="External" /><Relationship Type="http://schemas.openxmlformats.org/officeDocument/2006/relationships/hyperlink" Id="rId51" Target="https://twelvedata.com/docs" TargetMode="External" /><Relationship Type="http://schemas.openxmlformats.org/officeDocument/2006/relationships/hyperlink" Id="rId68" Target="https://us-bea.github.io/econ-visual-guide/access-economic-data-via-the-bea-api.html" TargetMode="External" /><Relationship Type="http://schemas.openxmlformats.org/officeDocument/2006/relationships/hyperlink" Id="rId82" Target="https://vectorbt.dev/" TargetMode="External" /><Relationship Type="http://schemas.openxmlformats.org/officeDocument/2006/relationships/hyperlink" Id="rId47" Target="https://www.alphavantage.co/documentation/" TargetMode="External" /><Relationship Type="http://schemas.openxmlformats.org/officeDocument/2006/relationships/hyperlink" Id="rId46" Target="https://www.alphavantage.co/support/" TargetMode="External" /><Relationship Type="http://schemas.openxmlformats.org/officeDocument/2006/relationships/hyperlink" Id="rId83" Target="https://www.backtrader.com/docu/cerebro/" TargetMode="External" /><Relationship Type="http://schemas.openxmlformats.org/officeDocument/2006/relationships/hyperlink" Id="rId67" Target="https://www.bea.gov/resources/for-developers" TargetMode="External" /><Relationship Type="http://schemas.openxmlformats.org/officeDocument/2006/relationships/hyperlink" Id="rId66" Target="https://www.bls.gov/developers/api_signature_v2.htm" TargetMode="External" /><Relationship Type="http://schemas.openxmlformats.org/officeDocument/2006/relationships/hyperlink" Id="rId23" Target="https://www.davidhbailey.com/dhbpapers/backtest-prob.pdf?utm_source=chatgpt.com" TargetMode="External" /><Relationship Type="http://schemas.openxmlformats.org/officeDocument/2006/relationships/hyperlink" Id="rId37" Target="https://www.finra.org/compliance-tools/weekly-archive/01072026" TargetMode="External" /><Relationship Type="http://schemas.openxmlformats.org/officeDocument/2006/relationships/hyperlink" Id="rId35" Target="https://www.finra.org/investors/investing/investment-products/stocks/day-trading" TargetMode="External" /><Relationship Type="http://schemas.openxmlformats.org/officeDocument/2006/relationships/hyperlink" Id="rId39" Target="https://www.irs.gov/pub/irs-pdf/p550.pdf" TargetMode="External" /><Relationship Type="http://schemas.openxmlformats.org/officeDocument/2006/relationships/hyperlink" Id="rId28" Target="https://www.schwab.com/learn/story/3-order-types-market-limit-and-stop-orders" TargetMode="External" /><Relationship Type="http://schemas.openxmlformats.org/officeDocument/2006/relationships/hyperlink" Id="rId24" Target="https://www.schwab.com/legal/trading-risks" TargetMode="External" /><Relationship Type="http://schemas.openxmlformats.org/officeDocument/2006/relationships/hyperlink" Id="rId42" Target="https://www.schwab.com/node/15241" TargetMode="External" /><Relationship Type="http://schemas.openxmlformats.org/officeDocument/2006/relationships/hyperlink" Id="rId22" Target="https://www.sec.gov/about/reports-publications/investorpubsdaytipshtm" TargetMode="External" /><Relationship Type="http://schemas.openxmlformats.org/officeDocument/2006/relationships/hyperlink" Id="rId38" Target="https://www.sec.gov/investor/alerts/ib_marginaccounts.pdf" TargetMode="External" /><Relationship Type="http://schemas.openxmlformats.org/officeDocument/2006/relationships/hyperlink" Id="rId36" Target="https://www.sec.gov/search-filings/edgar-search-assistance/accessing-edgar-data" TargetMode="External" /><Relationship Type="http://schemas.openxmlformats.org/officeDocument/2006/relationships/hyperlink" Id="rId41" Target="https://www.theocc.com/company-information/documents-and-archives/options-disclosure-document" TargetMode="External" /><Relationship Type="http://schemas.openxmlformats.org/officeDocument/2006/relationships/hyperlink" Id="rId85" Target="https://zipline.ml4trading.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2026-04-04T00:07:21Z</dcterms:created>
  <dcterms:modified xsi:type="dcterms:W3CDTF">2026-04-04T00:07:21Z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